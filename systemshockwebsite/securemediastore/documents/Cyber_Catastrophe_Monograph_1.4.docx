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E21840">
      <w:pPr>
        <w:spacing w:after="0"/>
        <w:jc w:val="right"/>
        <w:rPr>
          <w:del w:id="0" w:author="Andrew Coburn" w:date="2013-07-24T18:29:00Z"/>
          <w:rFonts w:ascii="Arial" w:hAnsi="Arial" w:cs="Arial"/>
          <w:color w:val="595959" w:themeColor="text1" w:themeTint="A6"/>
          <w:rPrChange w:id="1" w:author="Andrew Coburn" w:date="2013-07-24T18:30:00Z">
            <w:rPr>
              <w:del w:id="2" w:author="Andrew Coburn" w:date="2013-07-24T18:29:00Z"/>
            </w:rPr>
          </w:rPrChange>
        </w:rPr>
        <w:pPrChange w:id="3" w:author="Andrew Coburn" w:date="2013-07-24T18:30:00Z">
          <w:pPr>
            <w:ind w:left="-567"/>
            <w:jc w:val="right"/>
          </w:pPr>
        </w:pPrChange>
      </w:pPr>
      <w:r w:rsidRPr="009E5628">
        <w:rPr>
          <w:noProof/>
          <w:szCs w:val="20"/>
          <w:lang w:eastAsia="en-GB"/>
        </w:rPr>
        <w:drawing>
          <wp:anchor distT="0" distB="0" distL="114300" distR="114300" simplePos="0" relativeHeight="251661824" behindDoc="1" locked="0" layoutInCell="1" allowOverlap="1">
            <wp:simplePos x="0" y="0"/>
            <wp:positionH relativeFrom="column">
              <wp:posOffset>-360045</wp:posOffset>
            </wp:positionH>
            <wp:positionV relativeFrom="paragraph">
              <wp:posOffset>8001000</wp:posOffset>
            </wp:positionV>
            <wp:extent cx="1981200" cy="1155700"/>
            <wp:effectExtent l="0" t="0" r="0" b="12700"/>
            <wp:wrapThrough wrapText="bothSides">
              <wp:wrapPolygon edited="0">
                <wp:start x="0" y="0"/>
                <wp:lineTo x="0" y="21363"/>
                <wp:lineTo x="21323" y="21363"/>
                <wp:lineTo x="21323" y="0"/>
                <wp:lineTo x="0" y="0"/>
              </wp:wrapPolygon>
            </wp:wrapThrough>
            <wp:docPr id="12" name="Picture 12" descr="CR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S_logo"/>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0" cy="1155700"/>
                    </a:xfrm>
                    <a:prstGeom prst="rect">
                      <a:avLst/>
                    </a:prstGeom>
                    <a:noFill/>
                    <a:ln>
                      <a:noFill/>
                    </a:ln>
                  </pic:spPr>
                </pic:pic>
              </a:graphicData>
            </a:graphic>
          </wp:anchor>
        </w:drawing>
      </w:r>
      <w:r w:rsidR="00E35CEF" w:rsidRPr="00E35CEF">
        <w:rPr>
          <w:noProof/>
          <w:szCs w:val="20"/>
          <w:lang w:eastAsia="en-GB"/>
        </w:rPr>
        <w:pict>
          <v:shapetype id="_x0000_t202" coordsize="21600,21600" o:spt="202" path="m,l,21600r21600,l21600,xe">
            <v:stroke joinstyle="miter"/>
            <v:path gradientshapeok="t" o:connecttype="rect"/>
          </v:shapetype>
          <v:shape id="Text Box 11" o:spid="_x0000_s1026" type="#_x0000_t202" style="position:absolute;left:0;text-align:left;margin-left:-28.3pt;margin-top:535.45pt;width:481.9pt;height:76.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34 0 -34 21388 21600 21388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" fillcolor="#922133" stroked="f">
            <v:textbox inset="4mm,3mm,4mm,3mm">
              <w:txbxContent>
                <w:p w:rsidR="007858F2" w:rsidRDefault="007858F2" w:rsidP="00C26B69">
                  <w:pPr>
                    <w:spacing w:after="0"/>
                    <w:rPr>
                      <w:rFonts w:ascii="Arial" w:hAnsi="Arial"/>
                      <w:color w:val="FFFFFF"/>
                      <w:sz w:val="36"/>
                    </w:rPr>
                  </w:pPr>
                  <w:r w:rsidRPr="00712210">
                    <w:rPr>
                      <w:rFonts w:ascii="Arial" w:hAnsi="Arial"/>
                      <w:color w:val="FFFFFF"/>
                      <w:sz w:val="36"/>
                    </w:rPr>
                    <w:t>Technological Catastrophe</w:t>
                  </w:r>
                </w:p>
                <w:p w:rsidR="007858F2" w:rsidRPr="00712210" w:rsidRDefault="007858F2" w:rsidP="00C26B69">
                  <w:pPr>
                    <w:spacing w:after="0"/>
                    <w:rPr>
                      <w:rFonts w:ascii="Arial" w:hAnsi="Arial"/>
                      <w:b/>
                      <w:color w:val="FFFFFF"/>
                      <w:sz w:val="52"/>
                      <w:szCs w:val="52"/>
                    </w:rPr>
                  </w:pPr>
                  <w:r w:rsidRPr="00712210">
                    <w:rPr>
                      <w:rFonts w:ascii="Arial" w:hAnsi="Arial"/>
                      <w:b/>
                      <w:color w:val="FFFFFF"/>
                      <w:sz w:val="52"/>
                      <w:szCs w:val="52"/>
                    </w:rPr>
                    <w:t>Cyber Catastrophe</w:t>
                  </w:r>
                </w:p>
              </w:txbxContent>
            </v:textbox>
            <w10:wrap type="through"/>
          </v:shape>
        </w:pict>
      </w:r>
      <w:r w:rsidR="00E35CEF" w:rsidRPr="00E35CEF">
        <w:rPr>
          <w:rFonts w:cs="Lucida Sans Unicode"/>
          <w:noProof/>
          <w:szCs w:val="20"/>
          <w:lang w:eastAsia="en-GB"/>
        </w:rPr>
        <w:pict>
          <v:shape id="Text Box 10" o:spid="_x0000_s1027" type="#_x0000_t202" style="position:absolute;left:0;text-align:left;margin-left:-28.3pt;margin-top:480.45pt;width:481.9pt;height:59.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34 0 -34 21327 21600 21327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" fillcolor="#798086" stroked="f">
            <v:textbox inset="4mm,3mm,4mm,3mm">
              <w:txbxContent>
                <w:p w:rsidR="007858F2" w:rsidRPr="00500D78" w:rsidRDefault="007858F2" w:rsidP="00712210">
                  <w:pPr>
                    <w:spacing w:after="60"/>
                    <w:rPr>
                      <w:rFonts w:ascii="Arial" w:hAnsi="Arial"/>
                      <w:color w:val="FFFFFF"/>
                      <w:sz w:val="23"/>
                    </w:rPr>
                  </w:pPr>
                  <w:r>
                    <w:rPr>
                      <w:rFonts w:ascii="Arial" w:hAnsi="Arial"/>
                      <w:color w:val="FFFFFF"/>
                      <w:sz w:val="23"/>
                    </w:rPr>
                    <w:t>Cambridge Risk Framework</w:t>
                  </w:r>
                </w:p>
                <w:p w:rsidR="007858F2" w:rsidRPr="00500D78" w:rsidRDefault="007858F2" w:rsidP="00712210">
                  <w:pPr>
                    <w:spacing w:after="60"/>
                    <w:rPr>
                      <w:rFonts w:ascii="Arial" w:hAnsi="Arial"/>
                      <w:b/>
                      <w:color w:val="FFFFFF"/>
                      <w:sz w:val="36"/>
                    </w:rPr>
                  </w:pPr>
                  <w:r w:rsidRPr="00102228">
                    <w:rPr>
                      <w:rFonts w:ascii="Arial" w:hAnsi="Arial"/>
                      <w:b/>
                      <w:color w:val="FFFFFF"/>
                      <w:sz w:val="32"/>
                    </w:rPr>
                    <w:t>Profile of a Macro-Catastrophe Threat Type</w:t>
                  </w:r>
                </w:p>
              </w:txbxContent>
            </v:textbox>
            <w10:wrap type="through"/>
          </v:shape>
        </w:pict>
      </w:r>
      <w:r w:rsidR="006D6DC7">
        <w:rPr>
          <w:noProof/>
          <w:lang w:eastAsia="en-GB"/>
        </w:rPr>
        <w:drawing>
          <wp:anchor distT="0" distB="0" distL="114300" distR="114300" simplePos="0" relativeHeight="251662848" behindDoc="0" locked="0" layoutInCell="1" allowOverlap="1">
            <wp:simplePos x="0" y="0"/>
            <wp:positionH relativeFrom="column">
              <wp:posOffset>-353060</wp:posOffset>
            </wp:positionH>
            <wp:positionV relativeFrom="margin">
              <wp:align>top</wp:align>
            </wp:positionV>
            <wp:extent cx="6105525" cy="6105525"/>
            <wp:effectExtent l="0" t="0" r="0" b="0"/>
            <wp:wrapThrough wrapText="bothSides">
              <wp:wrapPolygon edited="0">
                <wp:start x="0" y="0"/>
                <wp:lineTo x="0" y="21476"/>
                <wp:lineTo x="21476" y="21476"/>
                <wp:lineTo x="21476" y="0"/>
                <wp:lineTo x="0" y="0"/>
              </wp:wrapPolygon>
            </wp:wrapThrough>
            <wp:docPr id="3" name="Picture 2" descr="8.5 Cyber Catastrop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8.5 Cyber Catastrophe.jpg"/>
                    <pic:cNvPicPr>
                      <a:picLocks noChangeAspect="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05525" cy="6105525"/>
                    </a:xfrm>
                    <a:prstGeom prst="rect">
                      <a:avLst/>
                    </a:prstGeom>
                  </pic:spPr>
                </pic:pic>
              </a:graphicData>
            </a:graphic>
          </wp:anchor>
        </w:drawing>
      </w:r>
      <w:del w:id="4" w:author="Andrew Coburn" w:date="2013-07-24T18:29:00Z">
        <w:r w:rsidR="006D6DC7" w:rsidRPr="008442F6" w:rsidDel="004C2475">
          <w:rPr>
            <w:noProof/>
            <w:lang w:eastAsia="en-GB"/>
          </w:rPr>
          <w:delText xml:space="preserve"> </w:delText>
        </w:r>
      </w:del>
      <w:r w:rsidR="008442F6" w:rsidRPr="008442F6">
        <w:t xml:space="preserve"> </w:t>
      </w:r>
    </w:p>
    <w:p w:rsidR="00000000" w:rsidRDefault="00E35CEF">
      <w:pPr>
        <w:spacing w:after="0"/>
        <w:jc w:val="right"/>
        <w:rPr>
          <w:ins w:id="5" w:author="Andrew Coburn" w:date="2013-07-24T18:29:00Z"/>
          <w:rFonts w:cs="Arial"/>
          <w:b/>
          <w:color w:val="595959" w:themeColor="text1" w:themeTint="A6"/>
          <w:sz w:val="24"/>
          <w:rPrChange w:id="6" w:author="Andrew Coburn" w:date="2013-07-24T18:30:00Z">
            <w:rPr>
              <w:ins w:id="7" w:author="Andrew Coburn" w:date="2013-07-24T18:29:00Z"/>
              <w:b/>
              <w:sz w:val="24"/>
            </w:rPr>
          </w:rPrChange>
        </w:rPr>
        <w:pPrChange w:id="8" w:author="Andrew Coburn" w:date="2013-07-24T18:30:00Z">
          <w:pPr>
            <w:pStyle w:val="coversubheading"/>
            <w:jc w:val="right"/>
          </w:pPr>
        </w:pPrChange>
      </w:pPr>
      <w:r w:rsidRPr="00E35CEF">
        <w:rPr>
          <w:rFonts w:ascii="Arial" w:hAnsi="Arial" w:cs="Arial"/>
          <w:b/>
          <w:color w:val="595959" w:themeColor="text1" w:themeTint="A6"/>
          <w:sz w:val="24"/>
          <w:rPrChange w:id="9" w:author="Andrew Coburn" w:date="2013-07-24T18:30:00Z">
            <w:rPr>
              <w:b/>
              <w:sz w:val="24"/>
            </w:rPr>
          </w:rPrChange>
        </w:rPr>
        <w:t xml:space="preserve">Simon Ruffle, Andrew Coburn, </w:t>
      </w:r>
    </w:p>
    <w:p w:rsidR="00C26B69" w:rsidRPr="004C2475" w:rsidRDefault="00E35CEF" w:rsidP="008442F6">
      <w:pPr>
        <w:pStyle w:val="coversubheading"/>
        <w:jc w:val="right"/>
        <w:rPr>
          <w:b/>
          <w:color w:val="595959" w:themeColor="text1" w:themeTint="A6"/>
          <w:sz w:val="24"/>
          <w:rPrChange w:id="10" w:author="Andrew Coburn" w:date="2013-07-24T18:30:00Z">
            <w:rPr>
              <w:b/>
              <w:sz w:val="24"/>
            </w:rPr>
          </w:rPrChange>
        </w:rPr>
      </w:pPr>
      <w:r w:rsidRPr="00E35CEF">
        <w:rPr>
          <w:b/>
          <w:color w:val="595959" w:themeColor="text1" w:themeTint="A6"/>
          <w:sz w:val="24"/>
          <w:rPrChange w:id="11" w:author="Andrew Coburn" w:date="2013-07-24T18:30:00Z">
            <w:rPr>
              <w:b/>
              <w:sz w:val="24"/>
            </w:rPr>
          </w:rPrChange>
        </w:rPr>
        <w:t>Danny Ralph</w:t>
      </w:r>
      <w:ins w:id="12" w:author="Andrew Coburn" w:date="2013-07-24T18:28:00Z">
        <w:r w:rsidRPr="00E35CEF">
          <w:rPr>
            <w:b/>
            <w:color w:val="595959" w:themeColor="text1" w:themeTint="A6"/>
            <w:sz w:val="24"/>
            <w:rPrChange w:id="13" w:author="Andrew Coburn" w:date="2013-07-24T18:30:00Z">
              <w:rPr>
                <w:b/>
                <w:sz w:val="24"/>
              </w:rPr>
            </w:rPrChange>
          </w:rPr>
          <w:t>, Gary Bowman</w:t>
        </w:r>
      </w:ins>
    </w:p>
    <w:p w:rsidR="00C26B69" w:rsidRPr="00500D78" w:rsidRDefault="00C26B69" w:rsidP="00C26B69">
      <w:pPr>
        <w:pStyle w:val="coversubheading"/>
        <w:jc w:val="right"/>
        <w:rPr>
          <w:b/>
          <w:sz w:val="24"/>
        </w:rPr>
      </w:pPr>
    </w:p>
    <w:p w:rsidR="00C26B69" w:rsidRPr="00500D78" w:rsidRDefault="00C26B69" w:rsidP="00C26B69">
      <w:pPr>
        <w:pStyle w:val="coversubheading"/>
        <w:jc w:val="right"/>
        <w:rPr>
          <w:sz w:val="24"/>
        </w:rPr>
      </w:pPr>
      <w:r w:rsidRPr="00500D78">
        <w:rPr>
          <w:sz w:val="24"/>
        </w:rPr>
        <w:t xml:space="preserve">Working Paper </w:t>
      </w:r>
      <w:r>
        <w:rPr>
          <w:rFonts w:cs="Arial"/>
          <w:sz w:val="24"/>
        </w:rPr>
        <w:t>201</w:t>
      </w:r>
      <w:r w:rsidR="00731A63">
        <w:rPr>
          <w:rFonts w:cs="Arial"/>
          <w:sz w:val="24"/>
        </w:rPr>
        <w:t>3</w:t>
      </w:r>
      <w:r w:rsidR="00FC1C72">
        <w:rPr>
          <w:rFonts w:cs="Arial"/>
          <w:sz w:val="24"/>
        </w:rPr>
        <w:t>07</w:t>
      </w:r>
      <w:r>
        <w:rPr>
          <w:rFonts w:cs="Arial"/>
          <w:sz w:val="24"/>
        </w:rPr>
        <w:t>.</w:t>
      </w:r>
      <w:r w:rsidR="0053627A">
        <w:rPr>
          <w:rFonts w:cs="Arial"/>
          <w:sz w:val="24"/>
        </w:rPr>
        <w:t>02</w:t>
      </w:r>
    </w:p>
    <w:p w:rsidR="00C26B69" w:rsidRPr="00500D78" w:rsidRDefault="00FC1C72" w:rsidP="00C26B69">
      <w:pPr>
        <w:pStyle w:val="coversubheading"/>
        <w:jc w:val="right"/>
        <w:rPr>
          <w:sz w:val="24"/>
        </w:rPr>
      </w:pPr>
      <w:r>
        <w:rPr>
          <w:sz w:val="24"/>
        </w:rPr>
        <w:t>July</w:t>
      </w:r>
      <w:r w:rsidR="00C26B69">
        <w:rPr>
          <w:sz w:val="24"/>
        </w:rPr>
        <w:t xml:space="preserve"> </w:t>
      </w:r>
      <w:r w:rsidR="00C26B69" w:rsidRPr="00500D78">
        <w:rPr>
          <w:sz w:val="24"/>
        </w:rPr>
        <w:t>201</w:t>
      </w:r>
      <w:r w:rsidR="00731A63">
        <w:rPr>
          <w:sz w:val="24"/>
        </w:rPr>
        <w:t>3</w:t>
      </w:r>
    </w:p>
    <w:p w:rsidR="00C26B69" w:rsidRPr="00500D78" w:rsidRDefault="00C26B69" w:rsidP="00C26B69">
      <w:pPr>
        <w:pStyle w:val="coversubheading"/>
        <w:jc w:val="right"/>
        <w:rPr>
          <w:sz w:val="24"/>
        </w:rPr>
      </w:pPr>
      <w:r w:rsidRPr="00500D78">
        <w:rPr>
          <w:sz w:val="24"/>
        </w:rPr>
        <w:t xml:space="preserve">Availability for download at </w:t>
      </w:r>
    </w:p>
    <w:p w:rsidR="00C26B69" w:rsidRDefault="00C26B69" w:rsidP="00C26B69">
      <w:pPr>
        <w:pStyle w:val="coversubheading"/>
        <w:jc w:val="right"/>
        <w:rPr>
          <w:b/>
          <w:sz w:val="24"/>
        </w:rPr>
      </w:pPr>
      <w:r w:rsidRPr="00500D78">
        <w:rPr>
          <w:b/>
          <w:sz w:val="24"/>
        </w:rPr>
        <w:t>www.risk.jbs.cam.ac.uk</w:t>
      </w:r>
    </w:p>
    <w:p w:rsidR="0053627A" w:rsidRDefault="0053627A">
      <w:pPr>
        <w:spacing w:after="0" w:line="240" w:lineRule="auto"/>
        <w:sectPr w:rsidR="0053627A" w:rsidSect="00204BB3">
          <w:headerReference w:type="default" r:id="rId10"/>
          <w:footerReference w:type="even" r:id="rId11"/>
          <w:footerReference w:type="default" r:id="rId12"/>
          <w:headerReference w:type="first" r:id="rId13"/>
          <w:pgSz w:w="11906" w:h="16838" w:code="9"/>
          <w:pgMar w:top="851" w:right="1134" w:bottom="1134" w:left="1701" w:header="567" w:footer="709" w:gutter="0"/>
          <w:pgNumType w:start="2"/>
          <w:cols w:space="708"/>
          <w:titlePg/>
          <w:docGrid w:linePitch="360"/>
        </w:sect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41190F" w:rsidRDefault="0041190F" w:rsidP="00E21840">
      <w:pPr>
        <w:spacing w:after="0" w:line="240" w:lineRule="auto"/>
        <w:rPr>
          <w:rFonts w:cs="Arial"/>
          <w:b/>
          <w:sz w:val="18"/>
          <w:szCs w:val="20"/>
        </w:rPr>
      </w:pPr>
    </w:p>
    <w:p w:rsidR="00E21840" w:rsidRPr="001956E0" w:rsidRDefault="00E21840" w:rsidP="00E21840">
      <w:pPr>
        <w:spacing w:after="0" w:line="240" w:lineRule="auto"/>
        <w:rPr>
          <w:rFonts w:cs="Arial"/>
          <w:b/>
          <w:sz w:val="18"/>
          <w:szCs w:val="20"/>
        </w:rPr>
      </w:pPr>
      <w:r w:rsidRPr="001956E0">
        <w:rPr>
          <w:rFonts w:cs="Arial"/>
          <w:b/>
          <w:sz w:val="18"/>
          <w:szCs w:val="20"/>
        </w:rPr>
        <w:t xml:space="preserve">Cambridge Centre for Risk Studies </w:t>
      </w:r>
    </w:p>
    <w:p w:rsidR="00E21840" w:rsidRPr="001956E0" w:rsidRDefault="00E21840" w:rsidP="00E21840">
      <w:pPr>
        <w:spacing w:after="0" w:line="240" w:lineRule="auto"/>
        <w:rPr>
          <w:rFonts w:cs="Arial"/>
          <w:sz w:val="18"/>
          <w:szCs w:val="20"/>
        </w:rPr>
      </w:pPr>
      <w:r w:rsidRPr="001956E0">
        <w:rPr>
          <w:rFonts w:cs="Arial"/>
          <w:sz w:val="18"/>
          <w:szCs w:val="20"/>
        </w:rPr>
        <w:t>University of Cambridge Judge Business School</w:t>
      </w:r>
    </w:p>
    <w:p w:rsidR="00E21840" w:rsidRPr="001956E0" w:rsidRDefault="00E21840" w:rsidP="00E21840">
      <w:pPr>
        <w:spacing w:after="0" w:line="240" w:lineRule="auto"/>
        <w:rPr>
          <w:rFonts w:cs="Arial"/>
          <w:sz w:val="18"/>
          <w:szCs w:val="20"/>
        </w:rPr>
      </w:pPr>
      <w:r w:rsidRPr="001956E0">
        <w:rPr>
          <w:rFonts w:cs="Arial"/>
          <w:sz w:val="18"/>
          <w:szCs w:val="20"/>
        </w:rPr>
        <w:t>Trumpington Street</w:t>
      </w:r>
    </w:p>
    <w:p w:rsidR="00E21840" w:rsidRPr="001956E0" w:rsidRDefault="00E21840" w:rsidP="00E21840">
      <w:pPr>
        <w:spacing w:after="0" w:line="240" w:lineRule="auto"/>
        <w:rPr>
          <w:rFonts w:cs="Arial"/>
          <w:sz w:val="18"/>
          <w:szCs w:val="20"/>
        </w:rPr>
      </w:pPr>
      <w:r w:rsidRPr="001956E0">
        <w:rPr>
          <w:rFonts w:cs="Arial"/>
          <w:sz w:val="18"/>
          <w:szCs w:val="20"/>
        </w:rPr>
        <w:t>Cambridge, CB2 1AG</w:t>
      </w:r>
    </w:p>
    <w:p w:rsidR="00E21840" w:rsidRPr="001956E0" w:rsidRDefault="00E21840" w:rsidP="00E21840">
      <w:pPr>
        <w:spacing w:after="0" w:line="240" w:lineRule="auto"/>
        <w:rPr>
          <w:rFonts w:cs="Arial"/>
          <w:sz w:val="18"/>
          <w:szCs w:val="20"/>
        </w:rPr>
      </w:pPr>
      <w:r w:rsidRPr="001956E0">
        <w:rPr>
          <w:rFonts w:cs="Arial"/>
          <w:sz w:val="18"/>
          <w:szCs w:val="20"/>
        </w:rPr>
        <w:t>United Kingdom</w:t>
      </w:r>
    </w:p>
    <w:p w:rsidR="00E21840" w:rsidRPr="001956E0" w:rsidRDefault="00E21840" w:rsidP="00E21840">
      <w:pPr>
        <w:spacing w:after="0" w:line="240" w:lineRule="auto"/>
        <w:rPr>
          <w:rFonts w:cs="Arial"/>
          <w:sz w:val="18"/>
          <w:szCs w:val="20"/>
        </w:rPr>
      </w:pPr>
      <w:r w:rsidRPr="001956E0">
        <w:rPr>
          <w:rFonts w:cs="Arial"/>
          <w:sz w:val="18"/>
          <w:szCs w:val="20"/>
        </w:rPr>
        <w:t>enquiries.risk@jbs.cam.ac.uk</w:t>
      </w:r>
    </w:p>
    <w:p w:rsidR="00E21840" w:rsidRDefault="00E35CEF" w:rsidP="0041190F">
      <w:pPr>
        <w:spacing w:after="0" w:line="240" w:lineRule="auto"/>
        <w:rPr>
          <w:rFonts w:cs="Arial"/>
          <w:sz w:val="18"/>
          <w:szCs w:val="20"/>
        </w:rPr>
      </w:pPr>
      <w:hyperlink r:id="rId14" w:history="1">
        <w:r w:rsidR="0041190F" w:rsidRPr="00CA3245">
          <w:rPr>
            <w:rStyle w:val="Hyperlink"/>
            <w:rFonts w:cs="Arial"/>
            <w:sz w:val="18"/>
            <w:szCs w:val="20"/>
          </w:rPr>
          <w:t>www.risk.jbs.cam.ac.uk</w:t>
        </w:r>
      </w:hyperlink>
    </w:p>
    <w:p w:rsidR="0041190F" w:rsidRPr="0041190F" w:rsidRDefault="0041190F" w:rsidP="0041190F">
      <w:pPr>
        <w:spacing w:after="0" w:line="240" w:lineRule="auto"/>
        <w:rPr>
          <w:rFonts w:cs="Arial"/>
          <w:sz w:val="18"/>
          <w:szCs w:val="20"/>
        </w:rPr>
      </w:pPr>
    </w:p>
    <w:p w:rsidR="00E21840" w:rsidRDefault="00E21840" w:rsidP="00E21840">
      <w:pPr>
        <w:rPr>
          <w:color w:val="7F7F7F"/>
          <w:sz w:val="18"/>
          <w:szCs w:val="20"/>
        </w:rPr>
      </w:pPr>
      <w:r w:rsidRPr="001956E0">
        <w:rPr>
          <w:b/>
          <w:color w:val="7F7F7F"/>
          <w:sz w:val="18"/>
          <w:szCs w:val="20"/>
        </w:rPr>
        <w:t>Disclaimer Information:</w:t>
      </w:r>
      <w:r w:rsidRPr="001956E0">
        <w:rPr>
          <w:color w:val="7F7F7F"/>
          <w:sz w:val="18"/>
          <w:szCs w:val="20"/>
        </w:rPr>
        <w:t xml:space="preserve">  </w:t>
      </w:r>
    </w:p>
    <w:p w:rsidR="00E21840" w:rsidRPr="001956E0" w:rsidRDefault="00E21840" w:rsidP="00E21840">
      <w:pPr>
        <w:rPr>
          <w:color w:val="7F7F7F"/>
          <w:sz w:val="18"/>
          <w:szCs w:val="20"/>
        </w:rPr>
      </w:pPr>
      <w:r w:rsidRPr="00B04B1D">
        <w:rPr>
          <w:color w:val="7F7F7F"/>
          <w:sz w:val="18"/>
          <w:szCs w:val="20"/>
          <w:u w:val="single"/>
        </w:rPr>
        <w:t>Please note that this is a work-in-progress</w:t>
      </w:r>
      <w:r>
        <w:rPr>
          <w:color w:val="7F7F7F"/>
          <w:sz w:val="18"/>
          <w:szCs w:val="20"/>
        </w:rPr>
        <w:t xml:space="preserve">.  </w:t>
      </w:r>
      <w:r w:rsidRPr="001956E0">
        <w:rPr>
          <w:color w:val="7F7F7F"/>
          <w:sz w:val="18"/>
          <w:szCs w:val="20"/>
        </w:rPr>
        <w:t>This Working Paper should not be reported as representing the views of the University of Cambridge Judge Business School – Centre for Risk Studies.  The views expressed in this Working Paper are those of the author(s) and do not necessarily represent those of the Centre.  The Centre will not be liable for any loss or damage arising from the use of this Publication.</w:t>
      </w:r>
    </w:p>
    <w:p w:rsidR="00E21840" w:rsidRPr="001956E0" w:rsidRDefault="00E21840" w:rsidP="00E21840">
      <w:pPr>
        <w:rPr>
          <w:color w:val="7F7F7F"/>
          <w:sz w:val="18"/>
          <w:szCs w:val="20"/>
        </w:rPr>
      </w:pPr>
    </w:p>
    <w:p w:rsidR="00B54094" w:rsidRDefault="00E21840" w:rsidP="00B54094">
      <w:pPr>
        <w:rPr>
          <w:rFonts w:ascii="Arial" w:hAnsi="Arial" w:cs="Baskerville"/>
          <w:szCs w:val="36"/>
          <w:lang w:val="en-US"/>
        </w:rPr>
      </w:pPr>
      <w:r w:rsidRPr="001956E0">
        <w:rPr>
          <w:color w:val="7F7F7F"/>
          <w:sz w:val="18"/>
          <w:szCs w:val="20"/>
        </w:rPr>
        <w:t xml:space="preserve">This is an unpublished </w:t>
      </w:r>
      <w:r>
        <w:rPr>
          <w:color w:val="7F7F7F"/>
          <w:sz w:val="18"/>
          <w:szCs w:val="20"/>
        </w:rPr>
        <w:t xml:space="preserve">and incomplete </w:t>
      </w:r>
      <w:r w:rsidRPr="001956E0">
        <w:rPr>
          <w:color w:val="7F7F7F"/>
          <w:sz w:val="18"/>
          <w:szCs w:val="20"/>
        </w:rPr>
        <w:t>manuscript and must not be cited without the expressed consent of the autho</w:t>
      </w:r>
      <w:r>
        <w:rPr>
          <w:color w:val="7F7F7F"/>
          <w:sz w:val="18"/>
          <w:szCs w:val="20"/>
        </w:rPr>
        <w:t>rs.</w:t>
      </w:r>
    </w:p>
    <w:p w:rsidR="00B54094" w:rsidRDefault="00B54094">
      <w:pPr>
        <w:spacing w:after="0" w:line="240" w:lineRule="auto"/>
        <w:rPr>
          <w:rFonts w:ascii="Arial" w:hAnsi="Arial" w:cs="Baskerville"/>
          <w:szCs w:val="36"/>
          <w:lang w:val="en-US"/>
        </w:rPr>
      </w:pPr>
      <w:r>
        <w:rPr>
          <w:rFonts w:ascii="Arial" w:hAnsi="Arial" w:cs="Baskerville"/>
          <w:szCs w:val="36"/>
          <w:lang w:val="en-US"/>
        </w:rPr>
        <w:br w:type="page"/>
      </w:r>
    </w:p>
    <w:p w:rsidR="00F61877" w:rsidRPr="00F61877" w:rsidRDefault="00A05BF6" w:rsidP="00E21840">
      <w:pPr>
        <w:jc w:val="center"/>
        <w:rPr>
          <w:rFonts w:ascii="Arial" w:hAnsi="Arial" w:cs="Baskerville"/>
          <w:szCs w:val="36"/>
          <w:lang w:val="en-US"/>
        </w:rPr>
      </w:pPr>
      <w:r>
        <w:rPr>
          <w:rFonts w:ascii="Arial" w:hAnsi="Arial" w:cs="Baskerville"/>
          <w:szCs w:val="36"/>
          <w:lang w:val="en-US"/>
        </w:rPr>
        <w:lastRenderedPageBreak/>
        <w:t>Cambridge Risk Framework</w:t>
      </w:r>
    </w:p>
    <w:p w:rsidR="00F61877" w:rsidRPr="00F61877" w:rsidRDefault="00A05BF6" w:rsidP="00F61877">
      <w:pPr>
        <w:spacing w:after="0" w:line="360" w:lineRule="auto"/>
        <w:jc w:val="center"/>
        <w:rPr>
          <w:rFonts w:ascii="Arial" w:hAnsi="Arial" w:cs="Baskerville"/>
          <w:b/>
          <w:sz w:val="24"/>
          <w:szCs w:val="36"/>
          <w:lang w:val="en-US"/>
        </w:rPr>
      </w:pPr>
      <w:r>
        <w:rPr>
          <w:rFonts w:ascii="Arial" w:hAnsi="Arial" w:cs="Baskerville"/>
          <w:b/>
          <w:sz w:val="24"/>
          <w:szCs w:val="36"/>
          <w:lang w:val="en-US"/>
        </w:rPr>
        <w:t>Profile of a Macro-Catastrophe Threat Type</w:t>
      </w:r>
    </w:p>
    <w:p w:rsidR="00F61877" w:rsidRPr="00F61877" w:rsidRDefault="00A05BF6" w:rsidP="004A10F9">
      <w:pPr>
        <w:spacing w:after="0" w:line="240" w:lineRule="auto"/>
        <w:jc w:val="center"/>
        <w:rPr>
          <w:rFonts w:ascii="Arial" w:hAnsi="Arial" w:cs="Baskerville"/>
          <w:b/>
          <w:sz w:val="36"/>
          <w:szCs w:val="36"/>
          <w:lang w:val="en-US"/>
        </w:rPr>
      </w:pPr>
      <w:r>
        <w:rPr>
          <w:rFonts w:ascii="Arial" w:hAnsi="Arial" w:cs="Baskerville"/>
          <w:b/>
          <w:sz w:val="36"/>
          <w:szCs w:val="36"/>
          <w:lang w:val="en-US"/>
        </w:rPr>
        <w:t>Cyber Catastrophe</w:t>
      </w:r>
    </w:p>
    <w:p w:rsidR="00976FDA" w:rsidRPr="00D753CA" w:rsidRDefault="00976FDA" w:rsidP="00D753CA">
      <w:pPr>
        <w:rPr>
          <w:rFonts w:ascii="Arial" w:hAnsi="Arial" w:cs="Arial"/>
        </w:rPr>
      </w:pPr>
    </w:p>
    <w:p w:rsidR="00973A77" w:rsidRPr="00D753CA" w:rsidRDefault="0053627A" w:rsidP="00973A77">
      <w:pPr>
        <w:spacing w:after="0" w:line="480" w:lineRule="auto"/>
        <w:jc w:val="center"/>
        <w:rPr>
          <w:rFonts w:ascii="Arial" w:hAnsi="Arial" w:cs="Arial"/>
          <w:szCs w:val="24"/>
          <w:vertAlign w:val="superscript"/>
        </w:rPr>
      </w:pPr>
      <w:r>
        <w:rPr>
          <w:rFonts w:ascii="Arial" w:hAnsi="Arial" w:cs="Arial"/>
          <w:szCs w:val="24"/>
        </w:rPr>
        <w:t>Simon Ruffle, Andrew Coburn, Danny Ralph</w:t>
      </w:r>
      <w:ins w:id="14" w:author="Andrew Coburn" w:date="2013-07-24T18:30:00Z">
        <w:r w:rsidR="004C2475">
          <w:rPr>
            <w:rFonts w:ascii="Arial" w:hAnsi="Arial" w:cs="Arial"/>
            <w:szCs w:val="24"/>
          </w:rPr>
          <w:t>, Gary Bowman</w:t>
        </w:r>
      </w:ins>
    </w:p>
    <w:p w:rsidR="00976FDA" w:rsidRPr="00D753CA" w:rsidRDefault="000B54CE" w:rsidP="00973A77">
      <w:pPr>
        <w:spacing w:after="0" w:line="480" w:lineRule="auto"/>
        <w:jc w:val="center"/>
        <w:rPr>
          <w:rFonts w:ascii="Arial" w:hAnsi="Arial" w:cs="Arial"/>
          <w:szCs w:val="24"/>
        </w:rPr>
      </w:pPr>
      <w:r>
        <w:rPr>
          <w:rFonts w:ascii="Arial" w:hAnsi="Arial" w:cs="Arial"/>
          <w:szCs w:val="24"/>
        </w:rPr>
        <w:t>July</w:t>
      </w:r>
      <w:r w:rsidR="00973A77" w:rsidRPr="00D753CA">
        <w:rPr>
          <w:rFonts w:ascii="Arial" w:hAnsi="Arial" w:cs="Arial"/>
          <w:szCs w:val="24"/>
        </w:rPr>
        <w:t xml:space="preserve"> 201</w:t>
      </w:r>
      <w:r w:rsidR="004A10F9">
        <w:rPr>
          <w:rFonts w:ascii="Arial" w:hAnsi="Arial" w:cs="Arial"/>
          <w:szCs w:val="24"/>
        </w:rPr>
        <w:t>3</w:t>
      </w:r>
    </w:p>
    <w:p w:rsidR="00976FDA" w:rsidRPr="00D753CA" w:rsidRDefault="00976FDA" w:rsidP="00CD142C">
      <w:pPr>
        <w:spacing w:after="0" w:line="360" w:lineRule="auto"/>
        <w:rPr>
          <w:rFonts w:ascii="Arial" w:hAnsi="Arial" w:cs="Arial"/>
          <w:b/>
        </w:rPr>
      </w:pPr>
      <w:r w:rsidRPr="00D753CA">
        <w:rPr>
          <w:rFonts w:ascii="Arial" w:hAnsi="Arial" w:cs="Arial"/>
          <w:b/>
        </w:rPr>
        <w:t>Abstract</w:t>
      </w:r>
    </w:p>
    <w:p w:rsidR="003110BA" w:rsidRDefault="00FF09E2">
      <w:pPr>
        <w:pStyle w:val="NormalText"/>
        <w:rPr>
          <w:rFonts w:cs="Arial"/>
          <w:sz w:val="32"/>
        </w:rPr>
      </w:pPr>
      <w:r>
        <w:t>T</w:t>
      </w:r>
      <w:r w:rsidR="002472C6">
        <w:t xml:space="preserve">he cyber threat </w:t>
      </w:r>
      <w:r>
        <w:t xml:space="preserve">landscape is evolving with new </w:t>
      </w:r>
      <w:r w:rsidR="005473D6">
        <w:t>aspects of the threat</w:t>
      </w:r>
      <w:r>
        <w:t xml:space="preserve"> emerging all the time. This report examines the risk from</w:t>
      </w:r>
      <w:r w:rsidR="005473D6">
        <w:t xml:space="preserve"> a business perspective.  We have built a framework for classifying cyber threat and compiled</w:t>
      </w:r>
      <w:r>
        <w:t xml:space="preserve"> a database of significant past attacks. We </w:t>
      </w:r>
      <w:r w:rsidR="005473D6">
        <w:t>examine</w:t>
      </w:r>
      <w:r w:rsidR="00F679C5">
        <w:t xml:space="preserve"> approaches to measuring</w:t>
      </w:r>
      <w:r>
        <w:t xml:space="preserve"> vulnerabilities to attacks and whethe</w:t>
      </w:r>
      <w:r w:rsidR="00F679C5">
        <w:t>r the risk has industry sector</w:t>
      </w:r>
      <w:r>
        <w:t xml:space="preserve"> and geographic variations.</w:t>
      </w:r>
    </w:p>
    <w:p w:rsidR="00136A07" w:rsidRPr="00D753CA" w:rsidRDefault="00E97648" w:rsidP="00D753CA">
      <w:pPr>
        <w:spacing w:after="0" w:line="360" w:lineRule="auto"/>
        <w:rPr>
          <w:rFonts w:cs="Arial"/>
        </w:rPr>
      </w:pPr>
      <w:r w:rsidRPr="00D753CA">
        <w:rPr>
          <w:rFonts w:cs="Arial"/>
        </w:rPr>
        <w:t xml:space="preserve"> </w:t>
      </w:r>
    </w:p>
    <w:p w:rsidR="004A10F9" w:rsidRDefault="00A42A3D" w:rsidP="00A42A3D">
      <w:pPr>
        <w:spacing w:after="0" w:line="240" w:lineRule="auto"/>
        <w:rPr>
          <w:rFonts w:ascii="Arial" w:hAnsi="Arial" w:cs="Arial"/>
          <w:sz w:val="20"/>
        </w:rPr>
      </w:pPr>
      <w:r w:rsidRPr="004668BD">
        <w:rPr>
          <w:rFonts w:ascii="Arial" w:hAnsi="Arial" w:cs="Arial"/>
          <w:b/>
          <w:sz w:val="20"/>
        </w:rPr>
        <w:t>Keywords:</w:t>
      </w:r>
      <w:r w:rsidRPr="00973A77">
        <w:rPr>
          <w:rFonts w:ascii="Arial" w:hAnsi="Arial" w:cs="Arial"/>
          <w:sz w:val="20"/>
        </w:rPr>
        <w:t xml:space="preserve"> </w:t>
      </w:r>
    </w:p>
    <w:p w:rsidR="00A42A3D" w:rsidRPr="00973A77" w:rsidRDefault="003D2E5D" w:rsidP="00A42A3D">
      <w:pPr>
        <w:spacing w:after="0" w:line="240" w:lineRule="auto"/>
        <w:rPr>
          <w:rFonts w:ascii="Arial" w:hAnsi="Arial" w:cs="Arial"/>
          <w:sz w:val="20"/>
        </w:rPr>
      </w:pPr>
      <w:r>
        <w:rPr>
          <w:rFonts w:ascii="Arial" w:hAnsi="Arial" w:cs="Arial"/>
          <w:sz w:val="20"/>
        </w:rPr>
        <w:t xml:space="preserve">Catastrophe, </w:t>
      </w:r>
      <w:ins w:id="15" w:author="Ruffle" w:date="2013-07-31T14:06:00Z">
        <w:r w:rsidR="009B21DD">
          <w:rPr>
            <w:rFonts w:ascii="Arial" w:hAnsi="Arial" w:cs="Arial"/>
            <w:sz w:val="20"/>
          </w:rPr>
          <w:t xml:space="preserve">Scenario, </w:t>
        </w:r>
      </w:ins>
      <w:r>
        <w:rPr>
          <w:rFonts w:ascii="Arial" w:hAnsi="Arial" w:cs="Arial"/>
          <w:sz w:val="20"/>
        </w:rPr>
        <w:t>Cyber, Risk, Threat, Vulnerabili</w:t>
      </w:r>
      <w:r w:rsidR="005B2FD6">
        <w:rPr>
          <w:rFonts w:ascii="Arial" w:hAnsi="Arial" w:cs="Arial"/>
          <w:sz w:val="20"/>
        </w:rPr>
        <w:t>ty, Theft, Interruption, Damage, Magnitude.</w:t>
      </w:r>
    </w:p>
    <w:p w:rsidR="00A42A3D" w:rsidRDefault="00A42A3D"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B54094" w:rsidRDefault="00B54094" w:rsidP="00E97648">
      <w:pPr>
        <w:spacing w:after="0" w:line="240" w:lineRule="auto"/>
        <w:rPr>
          <w:rFonts w:ascii="Arial" w:hAnsi="Arial" w:cs="Arial"/>
          <w:sz w:val="20"/>
        </w:rPr>
      </w:pPr>
    </w:p>
    <w:p w:rsidR="00D753CA" w:rsidRDefault="00D753CA" w:rsidP="00E97648">
      <w:pPr>
        <w:spacing w:after="0" w:line="240" w:lineRule="auto"/>
        <w:rPr>
          <w:rFonts w:ascii="Arial" w:hAnsi="Arial" w:cs="Arial"/>
          <w:sz w:val="20"/>
        </w:rPr>
      </w:pPr>
    </w:p>
    <w:p w:rsidR="004A10F9" w:rsidRDefault="004A10F9" w:rsidP="004A10F9">
      <w:pPr>
        <w:spacing w:after="0" w:line="240" w:lineRule="auto"/>
        <w:rPr>
          <w:rFonts w:ascii="Arial" w:hAnsi="Arial" w:cs="Arial"/>
          <w:sz w:val="18"/>
        </w:rPr>
      </w:pPr>
      <w:r w:rsidRPr="00D753CA">
        <w:rPr>
          <w:rFonts w:ascii="Arial" w:hAnsi="Arial" w:cs="Arial"/>
          <w:b/>
          <w:sz w:val="18"/>
        </w:rPr>
        <w:t>Author</w:t>
      </w:r>
      <w:del w:id="16" w:author="Ruffle" w:date="2013-07-31T14:05:00Z">
        <w:r w:rsidRPr="00D753CA" w:rsidDel="009B21DD">
          <w:rPr>
            <w:rFonts w:ascii="Arial" w:hAnsi="Arial" w:cs="Arial"/>
            <w:b/>
            <w:sz w:val="18"/>
          </w:rPr>
          <w:delText>(</w:delText>
        </w:r>
      </w:del>
      <w:r w:rsidRPr="00D753CA">
        <w:rPr>
          <w:rFonts w:ascii="Arial" w:hAnsi="Arial" w:cs="Arial"/>
          <w:b/>
          <w:sz w:val="18"/>
        </w:rPr>
        <w:t>s</w:t>
      </w:r>
      <w:del w:id="17" w:author="Ruffle" w:date="2013-07-31T14:05:00Z">
        <w:r w:rsidRPr="00D753CA" w:rsidDel="009B21DD">
          <w:rPr>
            <w:rFonts w:ascii="Arial" w:hAnsi="Arial" w:cs="Arial"/>
            <w:b/>
            <w:sz w:val="18"/>
          </w:rPr>
          <w:delText>)</w:delText>
        </w:r>
      </w:del>
      <w:r w:rsidRPr="00D753CA">
        <w:rPr>
          <w:rFonts w:ascii="Arial" w:hAnsi="Arial" w:cs="Arial"/>
          <w:b/>
          <w:sz w:val="18"/>
        </w:rPr>
        <w:t>:</w:t>
      </w:r>
      <w:r w:rsidRPr="00D753CA">
        <w:rPr>
          <w:rFonts w:ascii="Arial" w:hAnsi="Arial" w:cs="Arial"/>
          <w:sz w:val="18"/>
        </w:rPr>
        <w:t xml:space="preserve"> </w:t>
      </w:r>
    </w:p>
    <w:p w:rsidR="0053627A" w:rsidRPr="00536E09" w:rsidRDefault="0053627A" w:rsidP="0053627A">
      <w:pPr>
        <w:pStyle w:val="ListParagraph"/>
        <w:numPr>
          <w:ilvl w:val="0"/>
          <w:numId w:val="21"/>
        </w:numPr>
        <w:spacing w:after="0" w:line="240" w:lineRule="auto"/>
        <w:rPr>
          <w:rFonts w:ascii="Arial" w:hAnsi="Arial" w:cs="Arial"/>
          <w:sz w:val="16"/>
          <w:szCs w:val="16"/>
        </w:rPr>
      </w:pPr>
      <w:r w:rsidRPr="00536E09">
        <w:rPr>
          <w:rFonts w:ascii="Arial" w:hAnsi="Arial" w:cs="Arial"/>
          <w:sz w:val="16"/>
          <w:szCs w:val="16"/>
        </w:rPr>
        <w:t>Director of Technology</w:t>
      </w:r>
      <w:r w:rsidR="000B54CE">
        <w:rPr>
          <w:rFonts w:ascii="Arial" w:hAnsi="Arial" w:cs="Arial"/>
          <w:sz w:val="16"/>
          <w:szCs w:val="16"/>
        </w:rPr>
        <w:t xml:space="preserve"> Research</w:t>
      </w:r>
      <w:r w:rsidRPr="00536E09">
        <w:rPr>
          <w:rFonts w:ascii="Arial" w:hAnsi="Arial" w:cs="Arial"/>
          <w:sz w:val="16"/>
          <w:szCs w:val="16"/>
        </w:rPr>
        <w:t xml:space="preserve">, Centre for Risk Studies, </w:t>
      </w:r>
      <w:ins w:id="18" w:author="Ruffle" w:date="2013-07-31T13:53:00Z">
        <w:r w:rsidR="00CB4D56" w:rsidRPr="00536E09">
          <w:rPr>
            <w:rFonts w:ascii="Arial" w:hAnsi="Arial" w:cs="Arial"/>
            <w:sz w:val="16"/>
            <w:szCs w:val="16"/>
          </w:rPr>
          <w:t>Judge Business School</w:t>
        </w:r>
        <w:r w:rsidR="00CB4D56">
          <w:rPr>
            <w:rFonts w:ascii="Arial" w:hAnsi="Arial" w:cs="Arial"/>
            <w:sz w:val="16"/>
            <w:szCs w:val="16"/>
          </w:rPr>
          <w:t>,</w:t>
        </w:r>
        <w:r w:rsidR="00CB4D56" w:rsidRPr="00536E09">
          <w:rPr>
            <w:rFonts w:ascii="Arial" w:hAnsi="Arial" w:cs="Arial"/>
            <w:sz w:val="16"/>
            <w:szCs w:val="16"/>
          </w:rPr>
          <w:t xml:space="preserve"> </w:t>
        </w:r>
      </w:ins>
      <w:r w:rsidRPr="00536E09">
        <w:rPr>
          <w:rFonts w:ascii="Arial" w:hAnsi="Arial" w:cs="Arial"/>
          <w:sz w:val="16"/>
          <w:szCs w:val="16"/>
        </w:rPr>
        <w:t>University of Cambridge</w:t>
      </w:r>
    </w:p>
    <w:p w:rsidR="004A10F9" w:rsidRPr="0053627A" w:rsidRDefault="004A10F9" w:rsidP="0053627A">
      <w:pPr>
        <w:pStyle w:val="ListParagraph"/>
        <w:numPr>
          <w:ilvl w:val="0"/>
          <w:numId w:val="21"/>
        </w:numPr>
        <w:spacing w:after="0" w:line="240" w:lineRule="auto"/>
        <w:rPr>
          <w:rFonts w:ascii="Arial" w:hAnsi="Arial" w:cs="Arial"/>
          <w:sz w:val="16"/>
          <w:szCs w:val="16"/>
        </w:rPr>
      </w:pPr>
      <w:r w:rsidRPr="0053627A">
        <w:rPr>
          <w:rFonts w:ascii="Arial" w:hAnsi="Arial" w:cs="Arial"/>
          <w:sz w:val="16"/>
          <w:szCs w:val="16"/>
        </w:rPr>
        <w:t>Senior Vice President, Risk Management Solutions; and Director of External Advisory Board of the Centre for Risk Studies, University of Cambridge</w:t>
      </w:r>
    </w:p>
    <w:p w:rsidR="004A10F9" w:rsidRDefault="004A10F9" w:rsidP="004A10F9">
      <w:pPr>
        <w:pStyle w:val="ListParagraph"/>
        <w:numPr>
          <w:ilvl w:val="0"/>
          <w:numId w:val="21"/>
        </w:numPr>
        <w:spacing w:after="0" w:line="240" w:lineRule="auto"/>
        <w:rPr>
          <w:ins w:id="19" w:author="Ruffle" w:date="2013-07-31T14:05:00Z"/>
          <w:rFonts w:ascii="Arial" w:hAnsi="Arial" w:cs="Arial"/>
          <w:sz w:val="16"/>
          <w:szCs w:val="16"/>
        </w:rPr>
      </w:pPr>
      <w:r w:rsidRPr="00536E09">
        <w:rPr>
          <w:rFonts w:ascii="Arial" w:hAnsi="Arial" w:cs="Arial"/>
          <w:sz w:val="16"/>
          <w:szCs w:val="16"/>
        </w:rPr>
        <w:t>Professor of Operations Research, Judge Business School, and Academic Director of the Centre for Risk Studies, University of Cambridge</w:t>
      </w:r>
    </w:p>
    <w:p w:rsidR="009B21DD" w:rsidRDefault="009B21DD" w:rsidP="004A10F9">
      <w:pPr>
        <w:pStyle w:val="ListParagraph"/>
        <w:numPr>
          <w:ilvl w:val="0"/>
          <w:numId w:val="21"/>
        </w:numPr>
        <w:spacing w:after="0" w:line="240" w:lineRule="auto"/>
        <w:rPr>
          <w:ins w:id="20" w:author="Ruffle" w:date="2013-07-31T14:05:00Z"/>
          <w:rFonts w:ascii="Arial" w:hAnsi="Arial" w:cs="Arial"/>
          <w:sz w:val="16"/>
          <w:szCs w:val="16"/>
        </w:rPr>
      </w:pPr>
      <w:ins w:id="21" w:author="Ruffle" w:date="2013-07-31T14:05:00Z">
        <w:r>
          <w:rPr>
            <w:rFonts w:ascii="Arial" w:hAnsi="Arial" w:cs="Arial"/>
            <w:sz w:val="16"/>
            <w:szCs w:val="16"/>
          </w:rPr>
          <w:t xml:space="preserve">Research Associate, </w:t>
        </w:r>
        <w:r w:rsidRPr="00536E09">
          <w:rPr>
            <w:rFonts w:ascii="Arial" w:hAnsi="Arial" w:cs="Arial"/>
            <w:sz w:val="16"/>
            <w:szCs w:val="16"/>
          </w:rPr>
          <w:t>Centre for Risk Studies, Judge Business School</w:t>
        </w:r>
        <w:r>
          <w:rPr>
            <w:rFonts w:ascii="Arial" w:hAnsi="Arial" w:cs="Arial"/>
            <w:sz w:val="16"/>
            <w:szCs w:val="16"/>
          </w:rPr>
          <w:t>,</w:t>
        </w:r>
        <w:r w:rsidRPr="00536E09">
          <w:rPr>
            <w:rFonts w:ascii="Arial" w:hAnsi="Arial" w:cs="Arial"/>
            <w:sz w:val="16"/>
            <w:szCs w:val="16"/>
          </w:rPr>
          <w:t xml:space="preserve"> University of Cambridge</w:t>
        </w:r>
      </w:ins>
    </w:p>
    <w:p w:rsidR="00000000" w:rsidRDefault="00583100">
      <w:pPr>
        <w:pStyle w:val="ListParagraph"/>
        <w:spacing w:after="0" w:line="240" w:lineRule="auto"/>
        <w:rPr>
          <w:rFonts w:ascii="Arial" w:hAnsi="Arial" w:cs="Arial"/>
          <w:sz w:val="16"/>
          <w:szCs w:val="16"/>
        </w:rPr>
        <w:pPrChange w:id="22" w:author="Ruffle" w:date="2013-07-31T14:05:00Z">
          <w:pPr>
            <w:pStyle w:val="ListParagraph"/>
            <w:numPr>
              <w:numId w:val="21"/>
            </w:numPr>
            <w:spacing w:after="0" w:line="240" w:lineRule="auto"/>
            <w:ind w:hanging="360"/>
          </w:pPr>
        </w:pPrChange>
      </w:pPr>
    </w:p>
    <w:p w:rsidR="004A10F9" w:rsidRPr="00536E09" w:rsidRDefault="004A10F9" w:rsidP="004A10F9">
      <w:pPr>
        <w:pStyle w:val="NormalText"/>
        <w:ind w:left="709" w:hanging="283"/>
        <w:rPr>
          <w:sz w:val="16"/>
          <w:szCs w:val="16"/>
        </w:rPr>
      </w:pPr>
      <w:r w:rsidRPr="00536E09">
        <w:rPr>
          <w:sz w:val="16"/>
          <w:szCs w:val="16"/>
        </w:rPr>
        <w:t xml:space="preserve">* </w:t>
      </w:r>
      <w:r w:rsidRPr="00536E09">
        <w:rPr>
          <w:sz w:val="16"/>
          <w:szCs w:val="16"/>
        </w:rPr>
        <w:tab/>
      </w:r>
      <w:r w:rsidRPr="00536E09">
        <w:rPr>
          <w:rFonts w:ascii="Arial" w:hAnsi="Arial" w:cs="Arial"/>
          <w:sz w:val="16"/>
          <w:szCs w:val="16"/>
        </w:rPr>
        <w:t xml:space="preserve">Correspondence to:  </w:t>
      </w:r>
      <w:r w:rsidR="0053627A">
        <w:rPr>
          <w:rFonts w:ascii="Arial" w:hAnsi="Arial" w:cs="Arial"/>
          <w:sz w:val="16"/>
          <w:szCs w:val="16"/>
        </w:rPr>
        <w:t>Simon Ruffle</w:t>
      </w:r>
      <w:r w:rsidRPr="00536E09">
        <w:rPr>
          <w:rFonts w:ascii="Arial" w:hAnsi="Arial" w:cs="Arial"/>
          <w:sz w:val="16"/>
          <w:szCs w:val="16"/>
        </w:rPr>
        <w:t xml:space="preserve">, University of Cambridge Judge Business School – Centre for Risk Studies, Cambridge, UK, CB2 1AG.  Email address: </w:t>
      </w:r>
      <w:r w:rsidR="0053627A">
        <w:rPr>
          <w:rFonts w:ascii="Arial" w:hAnsi="Arial" w:cs="Arial"/>
          <w:sz w:val="16"/>
          <w:szCs w:val="16"/>
        </w:rPr>
        <w:t>s.ruffle</w:t>
      </w:r>
      <w:r w:rsidRPr="00536E09">
        <w:rPr>
          <w:rFonts w:ascii="Arial" w:hAnsi="Arial" w:cs="Arial"/>
          <w:sz w:val="16"/>
          <w:szCs w:val="16"/>
        </w:rPr>
        <w:t>@jbs.cam.ac.uk</w:t>
      </w:r>
      <w:r w:rsidRPr="00536E09">
        <w:rPr>
          <w:sz w:val="16"/>
          <w:szCs w:val="16"/>
        </w:rPr>
        <w:t xml:space="preserve"> </w:t>
      </w:r>
    </w:p>
    <w:p w:rsidR="00D753CA" w:rsidRDefault="00D753CA" w:rsidP="00E97648">
      <w:pPr>
        <w:spacing w:after="0" w:line="240" w:lineRule="auto"/>
        <w:rPr>
          <w:rFonts w:ascii="Arial" w:hAnsi="Arial" w:cs="Arial"/>
          <w:sz w:val="20"/>
        </w:rPr>
      </w:pPr>
    </w:p>
    <w:p w:rsidR="00D753CA" w:rsidRDefault="00D753CA" w:rsidP="00E97648">
      <w:pPr>
        <w:spacing w:after="0" w:line="240" w:lineRule="auto"/>
        <w:rPr>
          <w:rFonts w:ascii="Arial" w:hAnsi="Arial" w:cs="Arial"/>
          <w:sz w:val="20"/>
        </w:rPr>
      </w:pPr>
    </w:p>
    <w:p w:rsidR="00D753CA" w:rsidRPr="00973A77" w:rsidRDefault="00D753CA" w:rsidP="00E97648">
      <w:pPr>
        <w:spacing w:after="0" w:line="240" w:lineRule="auto"/>
        <w:rPr>
          <w:rFonts w:ascii="Arial" w:hAnsi="Arial" w:cs="Arial"/>
          <w:sz w:val="20"/>
        </w:rPr>
      </w:pPr>
    </w:p>
    <w:p w:rsidR="00136A07" w:rsidRPr="00FA62A7" w:rsidRDefault="00031C3D" w:rsidP="00136A07">
      <w:pPr>
        <w:spacing w:after="0" w:line="240" w:lineRule="auto"/>
        <w:rPr>
          <w:rFonts w:ascii="Arial" w:hAnsi="Arial" w:cs="Arial"/>
          <w:sz w:val="20"/>
        </w:rPr>
      </w:pPr>
      <w:r w:rsidRPr="00031C3D">
        <w:rPr>
          <w:rFonts w:ascii="Arial" w:hAnsi="Arial" w:cs="Arial"/>
          <w:sz w:val="20"/>
        </w:rPr>
        <w:t xml:space="preserve">Working Paper </w:t>
      </w:r>
      <w:r w:rsidR="000B54CE">
        <w:rPr>
          <w:rFonts w:ascii="Arial" w:hAnsi="Arial" w:cs="Arial"/>
          <w:sz w:val="20"/>
        </w:rPr>
        <w:t>201307</w:t>
      </w:r>
      <w:r w:rsidRPr="00031C3D">
        <w:rPr>
          <w:rFonts w:ascii="Arial" w:hAnsi="Arial" w:cs="Arial"/>
          <w:sz w:val="20"/>
        </w:rPr>
        <w:t>.</w:t>
      </w:r>
      <w:r w:rsidR="0053627A">
        <w:rPr>
          <w:rFonts w:ascii="Arial" w:hAnsi="Arial" w:cs="Arial"/>
          <w:sz w:val="20"/>
        </w:rPr>
        <w:t>02</w:t>
      </w:r>
      <w:r w:rsidRPr="00031C3D">
        <w:rPr>
          <w:rFonts w:ascii="Arial" w:hAnsi="Arial" w:cs="Arial"/>
          <w:sz w:val="20"/>
        </w:rPr>
        <w:t xml:space="preserve">     www.risk.jbs.cam.ac.uk</w:t>
      </w:r>
    </w:p>
    <w:p w:rsidR="004A10F9" w:rsidRDefault="004A10F9">
      <w:pPr>
        <w:spacing w:after="0" w:line="240" w:lineRule="auto"/>
        <w:rPr>
          <w:rFonts w:ascii="Arial" w:hAnsi="Arial" w:cs="Arial"/>
          <w:b/>
          <w:sz w:val="24"/>
          <w:szCs w:val="20"/>
        </w:rPr>
      </w:pPr>
      <w:r>
        <w:br w:type="page"/>
      </w:r>
    </w:p>
    <w:p w:rsidR="00756526" w:rsidRDefault="00A05BF6" w:rsidP="00756526">
      <w:pPr>
        <w:pStyle w:val="Heading1"/>
      </w:pPr>
      <w:r>
        <w:lastRenderedPageBreak/>
        <w:t>Overview of the Threat</w:t>
      </w:r>
    </w:p>
    <w:p w:rsidR="00A05BF6" w:rsidRDefault="00A05BF6" w:rsidP="00A05BF6">
      <w:pPr>
        <w:pStyle w:val="Heading2"/>
      </w:pPr>
      <w:r>
        <w:t>Definition</w:t>
      </w:r>
    </w:p>
    <w:p w:rsidR="00B17C95" w:rsidRDefault="00B17C95" w:rsidP="00733EF0">
      <w:pPr>
        <w:pStyle w:val="NormalText"/>
      </w:pPr>
      <w:r>
        <w:t>A Cyber Catastrophe is a</w:t>
      </w:r>
      <w:r w:rsidR="008434FF">
        <w:t>n</w:t>
      </w:r>
      <w:r>
        <w:t xml:space="preserve"> information technology </w:t>
      </w:r>
      <w:r w:rsidR="008434FF">
        <w:t>based attack,</w:t>
      </w:r>
      <w:r>
        <w:t xml:space="preserve"> either </w:t>
      </w:r>
      <w:r w:rsidR="008434FF">
        <w:t>malicious or a</w:t>
      </w:r>
      <w:r>
        <w:t>ccident</w:t>
      </w:r>
      <w:r w:rsidR="008434FF">
        <w:t>al</w:t>
      </w:r>
      <w:r>
        <w:t xml:space="preserve">, that afflicts multiple companies or social sectors, causing </w:t>
      </w:r>
      <w:r w:rsidR="00FC1C72">
        <w:t>interruption to business activities, theft of high value inform</w:t>
      </w:r>
      <w:r w:rsidR="00B93B01">
        <w:t>ation and damage to systems</w:t>
      </w:r>
      <w:del w:id="23" w:author="Ruffle" w:date="2013-08-23T13:50:00Z">
        <w:r w:rsidR="00B93B01" w:rsidDel="00592FEA">
          <w:delText>, which results</w:delText>
        </w:r>
        <w:r w:rsidR="00FC1C72" w:rsidDel="00592FEA">
          <w:delText xml:space="preserve"> in </w:delText>
        </w:r>
        <w:r w:rsidR="00B93B01" w:rsidDel="00592FEA">
          <w:delText xml:space="preserve">a substantial interruption to </w:delText>
        </w:r>
        <w:r w:rsidDel="00592FEA">
          <w:delText xml:space="preserve">normal commercial productivity </w:delText>
        </w:r>
        <w:r w:rsidR="00B93B01" w:rsidDel="00592FEA">
          <w:delText>for more than one week, costs</w:delText>
        </w:r>
        <w:r w:rsidDel="00592FEA">
          <w:delText xml:space="preserve"> $10 billion or more to repair and restore to pre-event lev</w:delText>
        </w:r>
        <w:r w:rsidR="00B93B01" w:rsidDel="00592FEA">
          <w:delText>els of functionality, or causes</w:delText>
        </w:r>
        <w:r w:rsidDel="00592FEA">
          <w:delText xml:space="preserve"> at least one country to lose at least 1% of its Gross Domestic Production</w:delText>
        </w:r>
      </w:del>
      <w:r>
        <w:t>.</w:t>
      </w:r>
    </w:p>
    <w:p w:rsidR="00733EF0" w:rsidRDefault="00733EF0" w:rsidP="00733EF0">
      <w:pPr>
        <w:pStyle w:val="Heading2"/>
      </w:pPr>
      <w:r>
        <w:t>Summary of the Threat</w:t>
      </w:r>
    </w:p>
    <w:p w:rsidR="003D2E5D" w:rsidRDefault="002472C6" w:rsidP="0013434E">
      <w:pPr>
        <w:pStyle w:val="NormalText"/>
      </w:pPr>
      <w:r w:rsidRPr="002472C6">
        <w:t>Cyber threats cover a wide range of malicious activity that can occur through cyberspace</w:t>
      </w:r>
      <w:r>
        <w:t xml:space="preserve">. </w:t>
      </w:r>
      <w:r w:rsidRPr="002472C6">
        <w:t>Such threats include web site defacement, espionage, theft of intellectual property, denial of service at</w:t>
      </w:r>
      <w:r>
        <w:t>tacks, and destructive malware</w:t>
      </w:r>
      <w:r w:rsidR="00277EC6">
        <w:rPr>
          <w:rStyle w:val="FootnoteReference"/>
        </w:rPr>
        <w:footnoteReference w:id="1"/>
      </w:r>
      <w:r>
        <w:t xml:space="preserve">. </w:t>
      </w:r>
    </w:p>
    <w:p w:rsidR="005473D6" w:rsidRDefault="005473D6" w:rsidP="0013434E">
      <w:pPr>
        <w:pStyle w:val="NormalText"/>
      </w:pPr>
      <w:r>
        <w:rPr>
          <w:lang w:val="en-GB"/>
        </w:rPr>
        <w:t>There are numerous recent</w:t>
      </w:r>
      <w:r w:rsidRPr="008434FF">
        <w:rPr>
          <w:lang w:val="en-GB"/>
        </w:rPr>
        <w:t xml:space="preserve"> example</w:t>
      </w:r>
      <w:r>
        <w:rPr>
          <w:lang w:val="en-GB"/>
        </w:rPr>
        <w:t xml:space="preserve">s demonstrating the breadth and complexity </w:t>
      </w:r>
      <w:r w:rsidR="00B93B01">
        <w:rPr>
          <w:lang w:val="en-GB"/>
        </w:rPr>
        <w:t>of the cyber threat landscape: i</w:t>
      </w:r>
      <w:r w:rsidRPr="008434FF">
        <w:rPr>
          <w:lang w:val="en-GB"/>
        </w:rPr>
        <w:t>ndividual computers are attacked in people’s home with viruses that attempt to extort money; ‘hacktivists’ post videos that threaten go</w:t>
      </w:r>
      <w:r w:rsidR="00FA222E">
        <w:rPr>
          <w:lang w:val="en-GB"/>
        </w:rPr>
        <w:t>vernments</w:t>
      </w:r>
      <w:del w:id="24" w:author="Ruffle" w:date="2013-07-31T13:54:00Z">
        <w:r w:rsidR="00FA222E" w:rsidDel="00CB4D56">
          <w:rPr>
            <w:lang w:val="en-GB"/>
          </w:rPr>
          <w:delText xml:space="preserve"> with damage to their </w:delText>
        </w:r>
        <w:r w:rsidRPr="008434FF" w:rsidDel="00CB4D56">
          <w:rPr>
            <w:lang w:val="en-GB"/>
          </w:rPr>
          <w:delText>websites</w:delText>
        </w:r>
      </w:del>
      <w:r w:rsidRPr="008434FF">
        <w:rPr>
          <w:lang w:val="en-GB"/>
        </w:rPr>
        <w:t>; China is accused of sustained cyber espionage directed at western companies; malicious software damages equipment in a nuclear facility; organised crime employs hackers to enable them to steal $45 million in cash from ATMs in just twelve hours; stock markets react to hoax information posted on news feeds by state sponsored hackers; and a young hacker claims to have found a way to interrupt navigation systems in aircraft whilst in flight using a smart phone.</w:t>
      </w:r>
    </w:p>
    <w:p w:rsidR="003D2E5D" w:rsidRDefault="003D2E5D" w:rsidP="003D2E5D">
      <w:pPr>
        <w:pStyle w:val="Heading2"/>
      </w:pPr>
      <w:r>
        <w:t>Stakeholders</w:t>
      </w:r>
    </w:p>
    <w:p w:rsidR="003D2E5D" w:rsidRDefault="003D2E5D" w:rsidP="0013434E">
      <w:pPr>
        <w:pStyle w:val="NormalText"/>
      </w:pPr>
      <w:r>
        <w:t>Cyber risk is a fast growing emerging threat</w:t>
      </w:r>
      <w:r w:rsidR="00FC1C72">
        <w:t xml:space="preserve">.  Different constituencies </w:t>
      </w:r>
      <w:r>
        <w:t xml:space="preserve">have an interest in – and often </w:t>
      </w:r>
      <w:r w:rsidR="00FC1C72">
        <w:t xml:space="preserve">a </w:t>
      </w:r>
      <w:r>
        <w:t>self interest in – this topic.</w:t>
      </w:r>
    </w:p>
    <w:p w:rsidR="00016CBB" w:rsidRPr="003D2E5D" w:rsidRDefault="00016CBB" w:rsidP="003D2E5D">
      <w:pPr>
        <w:pStyle w:val="NormalText"/>
        <w:numPr>
          <w:ilvl w:val="0"/>
          <w:numId w:val="32"/>
        </w:numPr>
        <w:rPr>
          <w:lang w:val="en-GB"/>
        </w:rPr>
      </w:pPr>
      <w:r w:rsidRPr="003D2E5D">
        <w:rPr>
          <w:lang w:val="en-GB"/>
        </w:rPr>
        <w:t>IT / Security</w:t>
      </w:r>
      <w:r w:rsidR="00FC1C72">
        <w:rPr>
          <w:lang w:val="en-GB"/>
        </w:rPr>
        <w:t>: Concerned mainly with day to day defence against cyber attack and particularly interested in the technology of the threat. Security companies abound and are looking to sell cyber defence products and services to IT departments.</w:t>
      </w:r>
    </w:p>
    <w:p w:rsidR="00016CBB" w:rsidRPr="003D2E5D" w:rsidRDefault="00016CBB" w:rsidP="003D2E5D">
      <w:pPr>
        <w:pStyle w:val="NormalText"/>
        <w:numPr>
          <w:ilvl w:val="0"/>
          <w:numId w:val="32"/>
        </w:numPr>
        <w:rPr>
          <w:lang w:val="en-GB"/>
        </w:rPr>
      </w:pPr>
      <w:r w:rsidRPr="003D2E5D">
        <w:rPr>
          <w:lang w:val="en-GB"/>
        </w:rPr>
        <w:t>Military science</w:t>
      </w:r>
      <w:r w:rsidR="00FC1C72">
        <w:rPr>
          <w:lang w:val="en-GB"/>
        </w:rPr>
        <w:t>: Concerned with understanding the battle going on in cyber space. Interested in attack and defence postures and the resources and covertness of attackers.</w:t>
      </w:r>
    </w:p>
    <w:p w:rsidR="00016CBB" w:rsidRPr="003D2E5D" w:rsidRDefault="00016CBB" w:rsidP="003D2E5D">
      <w:pPr>
        <w:pStyle w:val="NormalText"/>
        <w:numPr>
          <w:ilvl w:val="0"/>
          <w:numId w:val="32"/>
        </w:numPr>
        <w:rPr>
          <w:lang w:val="en-GB"/>
        </w:rPr>
      </w:pPr>
      <w:r w:rsidRPr="003D2E5D">
        <w:rPr>
          <w:lang w:val="en-GB"/>
        </w:rPr>
        <w:t>Criminology</w:t>
      </w:r>
      <w:r w:rsidR="00FC1C72">
        <w:rPr>
          <w:lang w:val="en-GB"/>
        </w:rPr>
        <w:t>: Concerned with understanding what crimes have been committed, methods of prosecution and sentencing policy.</w:t>
      </w:r>
    </w:p>
    <w:p w:rsidR="00016CBB" w:rsidRPr="003D2E5D" w:rsidRDefault="00016CBB" w:rsidP="003D2E5D">
      <w:pPr>
        <w:pStyle w:val="NormalText"/>
        <w:numPr>
          <w:ilvl w:val="0"/>
          <w:numId w:val="32"/>
        </w:numPr>
        <w:rPr>
          <w:lang w:val="en-GB"/>
        </w:rPr>
      </w:pPr>
      <w:r w:rsidRPr="003D2E5D">
        <w:rPr>
          <w:lang w:val="en-GB"/>
        </w:rPr>
        <w:t>Regulation / Standards</w:t>
      </w:r>
      <w:r w:rsidR="00FC1C72">
        <w:rPr>
          <w:lang w:val="en-GB"/>
        </w:rPr>
        <w:t>: Looking to improve cyber security through regulations and standards.</w:t>
      </w:r>
    </w:p>
    <w:p w:rsidR="003D2E5D" w:rsidDel="00592FEA" w:rsidRDefault="00FC1C72" w:rsidP="0013434E">
      <w:pPr>
        <w:pStyle w:val="NormalText"/>
        <w:numPr>
          <w:ilvl w:val="0"/>
          <w:numId w:val="32"/>
        </w:numPr>
        <w:rPr>
          <w:del w:id="25" w:author="Ruffle" w:date="2013-08-23T13:50:00Z"/>
          <w:lang w:val="en-GB"/>
        </w:rPr>
      </w:pPr>
      <w:r>
        <w:rPr>
          <w:lang w:val="en-GB"/>
        </w:rPr>
        <w:t>Policy: Governments, industry bodies and institutions such as the EU looking to improve resilience to the cyber threat through policy decisions.</w:t>
      </w:r>
    </w:p>
    <w:p w:rsidR="00000000" w:rsidRDefault="00583100">
      <w:pPr>
        <w:pStyle w:val="NormalText"/>
        <w:numPr>
          <w:ilvl w:val="0"/>
          <w:numId w:val="32"/>
        </w:numPr>
        <w:rPr>
          <w:del w:id="26" w:author="Ruffle" w:date="2013-08-23T13:50:00Z"/>
          <w:lang w:val="en-GB"/>
        </w:rPr>
        <w:pPrChange w:id="27" w:author="Ruffle" w:date="2013-08-23T13:50:00Z">
          <w:pPr>
            <w:pStyle w:val="NormalText"/>
          </w:pPr>
        </w:pPrChange>
      </w:pPr>
    </w:p>
    <w:p w:rsidR="005473D6" w:rsidDel="00592FEA" w:rsidRDefault="005473D6" w:rsidP="005473D6">
      <w:pPr>
        <w:pStyle w:val="NormalText"/>
        <w:rPr>
          <w:del w:id="28" w:author="Ruffle" w:date="2013-08-23T13:50:00Z"/>
          <w:lang w:val="en-GB"/>
        </w:rPr>
      </w:pPr>
    </w:p>
    <w:p w:rsidR="005473D6" w:rsidDel="00592FEA" w:rsidRDefault="005473D6" w:rsidP="005473D6">
      <w:pPr>
        <w:pStyle w:val="NormalText"/>
        <w:rPr>
          <w:del w:id="29" w:author="Ruffle" w:date="2013-08-23T13:50:00Z"/>
          <w:lang w:val="en-GB"/>
        </w:rPr>
      </w:pPr>
    </w:p>
    <w:p w:rsidR="00000000" w:rsidRDefault="00583100">
      <w:pPr>
        <w:pStyle w:val="NormalText"/>
        <w:numPr>
          <w:ilvl w:val="0"/>
          <w:numId w:val="32"/>
        </w:numPr>
        <w:rPr>
          <w:lang w:val="en-GB"/>
        </w:rPr>
        <w:pPrChange w:id="30" w:author="Ruffle" w:date="2013-08-23T13:50:00Z">
          <w:pPr>
            <w:pStyle w:val="NormalText"/>
          </w:pPr>
        </w:pPrChange>
      </w:pPr>
    </w:p>
    <w:p w:rsidR="008434FF" w:rsidRPr="005473D6" w:rsidRDefault="0013434E" w:rsidP="008434FF">
      <w:pPr>
        <w:pStyle w:val="Heading1"/>
      </w:pPr>
      <w:r>
        <w:lastRenderedPageBreak/>
        <w:t>The Threat</w:t>
      </w:r>
      <w:r w:rsidR="00584270">
        <w:t xml:space="preserve"> to Companies</w:t>
      </w:r>
    </w:p>
    <w:p w:rsidR="00F429E3" w:rsidRPr="00C53367" w:rsidRDefault="00015F59" w:rsidP="00F429E3">
      <w:pPr>
        <w:pStyle w:val="Heading2"/>
        <w:rPr>
          <w:lang w:val="en-US"/>
        </w:rPr>
      </w:pPr>
      <w:r>
        <w:rPr>
          <w:lang w:val="en-US"/>
        </w:rPr>
        <w:t xml:space="preserve">Overall </w:t>
      </w:r>
      <w:r w:rsidR="00F429E3">
        <w:rPr>
          <w:lang w:val="en-US"/>
        </w:rPr>
        <w:t>Losses</w:t>
      </w:r>
    </w:p>
    <w:p w:rsidR="00C04446" w:rsidRDefault="008434FF" w:rsidP="0013434E">
      <w:pPr>
        <w:pStyle w:val="NormalText"/>
        <w:rPr>
          <w:lang w:val="en-GB"/>
        </w:rPr>
      </w:pPr>
      <w:r>
        <w:rPr>
          <w:lang w:val="en-GB"/>
        </w:rPr>
        <w:t>A</w:t>
      </w:r>
      <w:r w:rsidRPr="008434FF">
        <w:rPr>
          <w:lang w:val="en-GB"/>
        </w:rPr>
        <w:t xml:space="preserve"> 2011 report by the Cabi</w:t>
      </w:r>
      <w:r w:rsidR="00C740D2">
        <w:rPr>
          <w:lang w:val="en-GB"/>
        </w:rPr>
        <w:t>net Office a</w:t>
      </w:r>
      <w:r w:rsidR="0041190F">
        <w:rPr>
          <w:lang w:val="en-GB"/>
        </w:rPr>
        <w:t>nd Detica Limited [7</w:t>
      </w:r>
      <w:r w:rsidRPr="008434FF">
        <w:rPr>
          <w:lang w:val="en-GB"/>
        </w:rPr>
        <w:t xml:space="preserve">] estimated a </w:t>
      </w:r>
      <w:r w:rsidR="005A7B68">
        <w:rPr>
          <w:lang w:val="en-GB"/>
        </w:rPr>
        <w:t xml:space="preserve">total </w:t>
      </w:r>
      <w:r w:rsidRPr="008434FF">
        <w:rPr>
          <w:lang w:val="en-GB"/>
        </w:rPr>
        <w:t>cost to the UK economy of £27bn annually</w:t>
      </w:r>
      <w:r w:rsidR="000736BE">
        <w:rPr>
          <w:lang w:val="en-GB"/>
        </w:rPr>
        <w:t>, and published a</w:t>
      </w:r>
      <w:r w:rsidR="00C04446">
        <w:rPr>
          <w:lang w:val="en-GB"/>
        </w:rPr>
        <w:t xml:space="preserve"> distribution amongst</w:t>
      </w:r>
      <w:r w:rsidR="00BB353E">
        <w:rPr>
          <w:lang w:val="en-GB"/>
        </w:rPr>
        <w:t xml:space="preserve"> different crimes</w:t>
      </w:r>
      <w:r w:rsidR="00B93B01">
        <w:rPr>
          <w:lang w:val="en-GB"/>
        </w:rPr>
        <w:t>. A</w:t>
      </w:r>
      <w:r w:rsidRPr="008434FF">
        <w:rPr>
          <w:lang w:val="en-GB"/>
        </w:rPr>
        <w:t xml:space="preserve">ttempts to estimate an annual US </w:t>
      </w:r>
      <w:r w:rsidR="005A7B68">
        <w:rPr>
          <w:lang w:val="en-GB"/>
        </w:rPr>
        <w:t xml:space="preserve">total </w:t>
      </w:r>
      <w:r w:rsidR="00B93B01">
        <w:rPr>
          <w:lang w:val="en-GB"/>
        </w:rPr>
        <w:t>cost have resulted in</w:t>
      </w:r>
      <w:r w:rsidRPr="008434FF">
        <w:rPr>
          <w:lang w:val="en-GB"/>
        </w:rPr>
        <w:t xml:space="preserve"> figures ranging from $250bn to $1tn.</w:t>
      </w:r>
      <w:r w:rsidR="007D472E">
        <w:rPr>
          <w:lang w:val="en-GB"/>
        </w:rPr>
        <w:t xml:space="preserve"> However these estimates are controversial.</w:t>
      </w:r>
      <w:r w:rsidR="000001D1">
        <w:rPr>
          <w:lang w:val="en-GB"/>
        </w:rPr>
        <w:t xml:space="preserve"> The Detica report was greeted with widespread scepticism and </w:t>
      </w:r>
      <w:r w:rsidR="00BB2D66">
        <w:rPr>
          <w:lang w:val="en-GB"/>
        </w:rPr>
        <w:t xml:space="preserve">its </w:t>
      </w:r>
      <w:r w:rsidR="00BB353E">
        <w:rPr>
          <w:lang w:val="en-GB"/>
        </w:rPr>
        <w:t xml:space="preserve">estimates of </w:t>
      </w:r>
      <w:r w:rsidR="00DD0A74">
        <w:rPr>
          <w:lang w:val="en-GB"/>
        </w:rPr>
        <w:t xml:space="preserve">substantial </w:t>
      </w:r>
      <w:r w:rsidR="00BB353E">
        <w:rPr>
          <w:lang w:val="en-GB"/>
        </w:rPr>
        <w:t>losses due to IP theft and espionage have been criticised</w:t>
      </w:r>
      <w:r w:rsidR="000001D1">
        <w:rPr>
          <w:lang w:val="en-GB"/>
        </w:rPr>
        <w:t xml:space="preserve"> </w:t>
      </w:r>
      <w:r w:rsidR="00DD0A74">
        <w:rPr>
          <w:lang w:val="en-GB"/>
        </w:rPr>
        <w:t xml:space="preserve">as lacking in evidence </w:t>
      </w:r>
      <w:r w:rsidR="0041190F">
        <w:rPr>
          <w:lang w:val="en-GB"/>
        </w:rPr>
        <w:t>[16</w:t>
      </w:r>
      <w:r w:rsidR="000001D1">
        <w:rPr>
          <w:lang w:val="en-GB"/>
        </w:rPr>
        <w:t>].</w:t>
      </w:r>
    </w:p>
    <w:p w:rsidR="005473D6" w:rsidRPr="005473D6" w:rsidRDefault="005473D6" w:rsidP="0013434E">
      <w:pPr>
        <w:pStyle w:val="Heading2"/>
        <w:rPr>
          <w:lang w:val="en-US"/>
        </w:rPr>
      </w:pPr>
      <w:r>
        <w:rPr>
          <w:lang w:val="en-US"/>
        </w:rPr>
        <w:t>Company Losses</w:t>
      </w:r>
    </w:p>
    <w:p w:rsidR="005473D6" w:rsidRDefault="005473D6" w:rsidP="00C770C0">
      <w:pPr>
        <w:pStyle w:val="NormalText"/>
      </w:pPr>
      <w:r>
        <w:t xml:space="preserve">Reliable data on individual company losses from cyber attacks is difficult to obtain. Companies are often concerned about reputation damage if they go public with losses due to a cyber attack. Even within companies, IT departments may want to shield senior management from details of breaches in security. This may change with a trend for regulators to start demanding disclosure of cyber breaches as is happening in the US with the Securities Exchange Commission [5] and forthcoming in the EU according to ENISA [10]. </w:t>
      </w:r>
    </w:p>
    <w:p w:rsidR="00C770C0" w:rsidRDefault="005473D6" w:rsidP="00C770C0">
      <w:pPr>
        <w:pStyle w:val="NormalText"/>
      </w:pPr>
      <w:r>
        <w:t>T</w:t>
      </w:r>
      <w:r w:rsidR="00C770C0">
        <w:t>he average direct cost varies wid</w:t>
      </w:r>
      <w:r w:rsidR="00107AA2">
        <w:t xml:space="preserve">ely but according to the annual </w:t>
      </w:r>
      <w:r w:rsidR="00C770C0">
        <w:t>Ponem</w:t>
      </w:r>
      <w:r w:rsidR="00AD6A60">
        <w:t>on Cost of Cyber Crime study [12</w:t>
      </w:r>
      <w:r w:rsidR="00C770C0">
        <w:t xml:space="preserve">], which surveyed 199 companies in five countries, it averaged $9m </w:t>
      </w:r>
      <w:r w:rsidR="00B93B01">
        <w:t xml:space="preserve">per company per year </w:t>
      </w:r>
      <w:r w:rsidR="00C770C0">
        <w:t>in the US in 2012 (see figures 1 and 2).  To these costs should be added the indirect costs – lost business opportunities, staff morale and company reputation that although difficult to estimate, can be greater than the direct costs suffered.</w:t>
      </w:r>
    </w:p>
    <w:p w:rsidR="00C770C0" w:rsidRDefault="00C770C0" w:rsidP="00C770C0">
      <w:pPr>
        <w:pStyle w:val="NormalText"/>
        <w:jc w:val="center"/>
      </w:pPr>
      <w:r>
        <w:rPr>
          <w:noProof/>
          <w:lang w:val="en-GB" w:eastAsia="en-GB"/>
        </w:rPr>
        <w:drawing>
          <wp:inline distT="0" distB="0" distL="0" distR="0">
            <wp:extent cx="3324225" cy="1457799"/>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338290" cy="1463967"/>
                    </a:xfrm>
                    <a:prstGeom prst="rect">
                      <a:avLst/>
                    </a:prstGeom>
                    <a:noFill/>
                    <a:ln w="9525">
                      <a:noFill/>
                      <a:miter lim="800000"/>
                      <a:headEnd/>
                      <a:tailEnd/>
                    </a:ln>
                  </pic:spPr>
                </pic:pic>
              </a:graphicData>
            </a:graphic>
          </wp:inline>
        </w:drawing>
      </w:r>
    </w:p>
    <w:p w:rsidR="00C770C0" w:rsidRPr="00C770C0" w:rsidRDefault="00C770C0" w:rsidP="00C770C0">
      <w:pPr>
        <w:pStyle w:val="NormalText"/>
        <w:jc w:val="center"/>
      </w:pPr>
      <w:r>
        <w:t>Figure 1: 2012 total average cost of cyber crime in fi</w:t>
      </w:r>
      <w:r w:rsidR="00107AA2">
        <w:t>ve countries (</w:t>
      </w:r>
      <w:r>
        <w:t>USD, n=199 companies)</w:t>
      </w:r>
    </w:p>
    <w:p w:rsidR="00C770C0" w:rsidRDefault="00C770C0" w:rsidP="00C770C0">
      <w:pPr>
        <w:pStyle w:val="NormalText"/>
        <w:jc w:val="center"/>
      </w:pPr>
      <w:r>
        <w:rPr>
          <w:noProof/>
          <w:lang w:val="en-GB" w:eastAsia="en-GB"/>
        </w:rPr>
        <w:drawing>
          <wp:inline distT="0" distB="0" distL="0" distR="0">
            <wp:extent cx="2571750" cy="2674451"/>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579493" cy="2682503"/>
                    </a:xfrm>
                    <a:prstGeom prst="rect">
                      <a:avLst/>
                    </a:prstGeom>
                    <a:noFill/>
                    <a:ln w="9525">
                      <a:noFill/>
                      <a:miter lim="800000"/>
                      <a:headEnd/>
                      <a:tailEnd/>
                    </a:ln>
                  </pic:spPr>
                </pic:pic>
              </a:graphicData>
            </a:graphic>
          </wp:inline>
        </w:drawing>
      </w:r>
    </w:p>
    <w:p w:rsidR="00C770C0" w:rsidRPr="00C53367" w:rsidRDefault="00C770C0" w:rsidP="00C770C0">
      <w:pPr>
        <w:pStyle w:val="NormalText"/>
        <w:jc w:val="center"/>
      </w:pPr>
      <w:r>
        <w:t>Figure 2</w:t>
      </w:r>
      <w:r w:rsidR="00107AA2">
        <w:t xml:space="preserve">: Average annualized cost US by </w:t>
      </w:r>
      <w:r>
        <w:t xml:space="preserve">industry sectors 2010 – 2012 (millions of USD) </w:t>
      </w:r>
    </w:p>
    <w:p w:rsidR="005473D6" w:rsidRDefault="005473D6" w:rsidP="005473D6">
      <w:pPr>
        <w:pStyle w:val="Heading2"/>
      </w:pPr>
      <w:r>
        <w:lastRenderedPageBreak/>
        <w:t>Target of the Cyber Threat</w:t>
      </w:r>
    </w:p>
    <w:p w:rsidR="005473D6" w:rsidRDefault="005473D6" w:rsidP="005473D6">
      <w:pPr>
        <w:pStyle w:val="NormalText"/>
      </w:pPr>
      <w:r>
        <w:t xml:space="preserve">It is useful to distinguish between the general classes of target of a cyber attack: </w:t>
      </w:r>
    </w:p>
    <w:p w:rsidR="005473D6" w:rsidRPr="003710A0" w:rsidRDefault="00B93B01" w:rsidP="005473D6">
      <w:pPr>
        <w:pStyle w:val="NormalText"/>
        <w:numPr>
          <w:ilvl w:val="0"/>
          <w:numId w:val="27"/>
        </w:numPr>
        <w:rPr>
          <w:lang w:val="en-GB"/>
        </w:rPr>
      </w:pPr>
      <w:r>
        <w:rPr>
          <w:lang w:val="en-GB"/>
        </w:rPr>
        <w:t>ICT s</w:t>
      </w:r>
      <w:r w:rsidR="005473D6" w:rsidRPr="003710A0">
        <w:rPr>
          <w:lang w:val="en-GB"/>
        </w:rPr>
        <w:t>ystems</w:t>
      </w:r>
      <w:r>
        <w:rPr>
          <w:lang w:val="en-GB"/>
        </w:rPr>
        <w:t>: the traditional target of</w:t>
      </w:r>
      <w:r w:rsidR="005473D6">
        <w:rPr>
          <w:lang w:val="en-GB"/>
        </w:rPr>
        <w:t xml:space="preserve"> cyber attack</w:t>
      </w:r>
      <w:r>
        <w:rPr>
          <w:lang w:val="en-GB"/>
        </w:rPr>
        <w:t>s</w:t>
      </w:r>
      <w:r w:rsidR="005473D6">
        <w:rPr>
          <w:lang w:val="en-GB"/>
        </w:rPr>
        <w:t xml:space="preserve"> </w:t>
      </w:r>
      <w:r>
        <w:rPr>
          <w:lang w:val="en-GB"/>
        </w:rPr>
        <w:t>causing essentially ‘virtual’ losses.</w:t>
      </w:r>
    </w:p>
    <w:p w:rsidR="005473D6" w:rsidRPr="003710A0" w:rsidRDefault="00B93B01" w:rsidP="005473D6">
      <w:pPr>
        <w:pStyle w:val="NormalText"/>
        <w:numPr>
          <w:ilvl w:val="0"/>
          <w:numId w:val="27"/>
        </w:numPr>
        <w:rPr>
          <w:lang w:val="en-GB"/>
        </w:rPr>
      </w:pPr>
      <w:r>
        <w:rPr>
          <w:lang w:val="en-GB"/>
        </w:rPr>
        <w:t>Physical s</w:t>
      </w:r>
      <w:r w:rsidR="005473D6">
        <w:rPr>
          <w:lang w:val="en-GB"/>
        </w:rPr>
        <w:t xml:space="preserve">ystems: </w:t>
      </w:r>
      <w:r w:rsidR="005473D6" w:rsidRPr="005515C5">
        <w:rPr>
          <w:lang w:val="en-GB"/>
        </w:rPr>
        <w:t xml:space="preserve">Increasing numbers of </w:t>
      </w:r>
      <w:r w:rsidR="005473D6">
        <w:rPr>
          <w:lang w:val="en-GB"/>
        </w:rPr>
        <w:t xml:space="preserve">physical </w:t>
      </w:r>
      <w:r w:rsidR="005473D6" w:rsidRPr="005515C5">
        <w:rPr>
          <w:lang w:val="en-GB"/>
        </w:rPr>
        <w:t>services are being connected to the internet, from power stations through to smart meters in people's homes.</w:t>
      </w:r>
      <w:r w:rsidR="005473D6">
        <w:rPr>
          <w:lang w:val="en-GB"/>
        </w:rPr>
        <w:t xml:space="preserve"> </w:t>
      </w:r>
      <w:ins w:id="31" w:author="Ruffle" w:date="2013-07-31T13:55:00Z">
        <w:r w:rsidR="00CB4D56">
          <w:rPr>
            <w:lang w:val="en-GB"/>
          </w:rPr>
          <w:t>C</w:t>
        </w:r>
      </w:ins>
      <w:del w:id="32" w:author="Ruffle" w:date="2013-07-31T13:55:00Z">
        <w:r w:rsidR="005473D6" w:rsidDel="00CB4D56">
          <w:rPr>
            <w:lang w:val="en-GB"/>
          </w:rPr>
          <w:delText>Recent c</w:delText>
        </w:r>
      </w:del>
      <w:r w:rsidR="005473D6">
        <w:rPr>
          <w:lang w:val="en-GB"/>
        </w:rPr>
        <w:t xml:space="preserve">yber attacks </w:t>
      </w:r>
      <w:ins w:id="33" w:author="Ruffle" w:date="2013-07-31T13:55:00Z">
        <w:r w:rsidR="00CB4D56">
          <w:rPr>
            <w:lang w:val="en-GB"/>
          </w:rPr>
          <w:t>can</w:t>
        </w:r>
      </w:ins>
      <w:del w:id="34" w:author="Ruffle" w:date="2013-07-31T13:55:00Z">
        <w:r w:rsidR="005473D6" w:rsidDel="00CB4D56">
          <w:rPr>
            <w:lang w:val="en-GB"/>
          </w:rPr>
          <w:delText>have</w:delText>
        </w:r>
      </w:del>
      <w:r w:rsidR="005473D6">
        <w:rPr>
          <w:lang w:val="en-GB"/>
        </w:rPr>
        <w:t xml:space="preserve"> cause</w:t>
      </w:r>
      <w:del w:id="35" w:author="Ruffle" w:date="2013-07-31T13:55:00Z">
        <w:r w:rsidR="005473D6" w:rsidDel="00CB4D56">
          <w:rPr>
            <w:lang w:val="en-GB"/>
          </w:rPr>
          <w:delText>d</w:delText>
        </w:r>
      </w:del>
      <w:r w:rsidR="005473D6">
        <w:rPr>
          <w:lang w:val="en-GB"/>
        </w:rPr>
        <w:t xml:space="preserve"> actual physical damage.</w:t>
      </w:r>
    </w:p>
    <w:p w:rsidR="0013434E" w:rsidRDefault="00DF28B9" w:rsidP="0013434E">
      <w:pPr>
        <w:pStyle w:val="Heading2"/>
      </w:pPr>
      <w:r>
        <w:t xml:space="preserve">Primary </w:t>
      </w:r>
      <w:r w:rsidR="00A91F2E">
        <w:t>Characteristics</w:t>
      </w:r>
      <w:r>
        <w:t xml:space="preserve"> of the Cyber Threat</w:t>
      </w:r>
    </w:p>
    <w:p w:rsidR="00107AA2" w:rsidRDefault="00B93B01" w:rsidP="00107AA2">
      <w:pPr>
        <w:pStyle w:val="NormalText"/>
      </w:pPr>
      <w:r>
        <w:t>Cyber threats</w:t>
      </w:r>
      <w:r w:rsidR="00107AA2">
        <w:t xml:space="preserve"> can be categor</w:t>
      </w:r>
      <w:r>
        <w:t>ised very generally as acts of warfare, terrorism or c</w:t>
      </w:r>
      <w:r w:rsidR="00107AA2">
        <w:t xml:space="preserve">rime, or </w:t>
      </w:r>
      <w:r>
        <w:t xml:space="preserve">as non-malicious (e.g. </w:t>
      </w:r>
      <w:r w:rsidR="00107AA2">
        <w:t>the case of a system malfunction</w:t>
      </w:r>
      <w:r>
        <w:t>).  This report focuses on cyber c</w:t>
      </w:r>
      <w:r w:rsidR="00107AA2">
        <w:t xml:space="preserve">rime. </w:t>
      </w:r>
    </w:p>
    <w:p w:rsidR="007D472E" w:rsidRDefault="00326A80" w:rsidP="0013434E">
      <w:pPr>
        <w:pStyle w:val="NormalText"/>
      </w:pPr>
      <w:r>
        <w:t xml:space="preserve">There is a shortage of robust </w:t>
      </w:r>
      <w:r w:rsidR="00B93B01">
        <w:t>loss</w:t>
      </w:r>
      <w:r>
        <w:t xml:space="preserve"> data from </w:t>
      </w:r>
      <w:r w:rsidR="00107AA2">
        <w:t xml:space="preserve">past </w:t>
      </w:r>
      <w:r>
        <w:t xml:space="preserve">cyber </w:t>
      </w:r>
      <w:r w:rsidR="00107AA2">
        <w:t>events</w:t>
      </w:r>
      <w:r>
        <w:t>. There is little agreem</w:t>
      </w:r>
      <w:r w:rsidR="00B93B01">
        <w:t>ent on</w:t>
      </w:r>
      <w:r>
        <w:t xml:space="preserve"> the overall costs</w:t>
      </w:r>
      <w:r w:rsidR="00107AA2">
        <w:t xml:space="preserve"> </w:t>
      </w:r>
      <w:r>
        <w:t>–</w:t>
      </w:r>
      <w:r w:rsidR="00107AA2">
        <w:t xml:space="preserve"> </w:t>
      </w:r>
      <w:r w:rsidR="00F429E3">
        <w:t>although some</w:t>
      </w:r>
      <w:r w:rsidR="00B93B01">
        <w:t xml:space="preserve"> cost</w:t>
      </w:r>
      <w:r>
        <w:t xml:space="preserve"> estimates</w:t>
      </w:r>
      <w:r w:rsidR="00F429E3">
        <w:t xml:space="preserve"> have been published they</w:t>
      </w:r>
      <w:r>
        <w:t xml:space="preserve"> are </w:t>
      </w:r>
      <w:r w:rsidR="00F429E3">
        <w:t xml:space="preserve">highly </w:t>
      </w:r>
      <w:r>
        <w:t xml:space="preserve">controversial and </w:t>
      </w:r>
      <w:r w:rsidR="00107AA2">
        <w:t>estimates for the same event</w:t>
      </w:r>
      <w:r w:rsidR="00E044D2">
        <w:t xml:space="preserve"> from different commentators </w:t>
      </w:r>
      <w:r>
        <w:t>vary by orders of magnitude. For this reason we do not attempt to characterize attacks by estimated cost</w:t>
      </w:r>
      <w:r w:rsidR="00B93B01">
        <w:t xml:space="preserve"> but by their consequences</w:t>
      </w:r>
      <w:r>
        <w:t xml:space="preserve">. </w:t>
      </w:r>
    </w:p>
    <w:p w:rsidR="00B4795A" w:rsidRPr="00B4795A" w:rsidRDefault="00326A80" w:rsidP="00B4795A">
      <w:pPr>
        <w:pStyle w:val="NormalText"/>
      </w:pPr>
      <w:r>
        <w:t xml:space="preserve">Broadly speaking </w:t>
      </w:r>
      <w:r w:rsidR="00B93B01">
        <w:t xml:space="preserve">there are three categories of harms from </w:t>
      </w:r>
      <w:r>
        <w:t xml:space="preserve">cyber </w:t>
      </w:r>
      <w:r w:rsidR="00B93B01">
        <w:t>threats</w:t>
      </w:r>
      <w:r>
        <w:t>:</w:t>
      </w:r>
    </w:p>
    <w:p w:rsidR="00B4795A" w:rsidRPr="00B4795A" w:rsidRDefault="00B4795A" w:rsidP="00B4795A">
      <w:pPr>
        <w:pStyle w:val="NormalText"/>
        <w:numPr>
          <w:ilvl w:val="0"/>
          <w:numId w:val="36"/>
        </w:numPr>
      </w:pPr>
      <w:r w:rsidRPr="00B4795A">
        <w:rPr>
          <w:b/>
          <w:bCs/>
        </w:rPr>
        <w:t>Theft</w:t>
      </w:r>
    </w:p>
    <w:p w:rsidR="00B4795A" w:rsidRPr="00B4795A" w:rsidRDefault="00B93B01" w:rsidP="00B4795A">
      <w:pPr>
        <w:pStyle w:val="NormalText"/>
        <w:ind w:left="720"/>
      </w:pPr>
      <w:r>
        <w:t>Actions that extract data items</w:t>
      </w:r>
      <w:r w:rsidR="00B4795A" w:rsidRPr="00B4795A">
        <w:t xml:space="preserve"> that are of </w:t>
      </w:r>
      <w:r w:rsidR="00B4795A" w:rsidRPr="00B4795A">
        <w:rPr>
          <w:i/>
          <w:iCs/>
        </w:rPr>
        <w:t xml:space="preserve">value to the perpetrator </w:t>
      </w:r>
      <w:r w:rsidR="00B4795A" w:rsidRPr="00B4795A">
        <w:t xml:space="preserve">and breach the </w:t>
      </w:r>
      <w:r w:rsidR="00B4795A" w:rsidRPr="00B4795A">
        <w:rPr>
          <w:i/>
          <w:iCs/>
        </w:rPr>
        <w:t xml:space="preserve">confidentiality and duty of care </w:t>
      </w:r>
      <w:r w:rsidR="00B4795A" w:rsidRPr="00B4795A">
        <w:t xml:space="preserve">of the data holder </w:t>
      </w:r>
    </w:p>
    <w:p w:rsidR="00B4795A" w:rsidRPr="00B4795A" w:rsidRDefault="00B4795A" w:rsidP="00B4795A">
      <w:pPr>
        <w:pStyle w:val="NormalText"/>
        <w:numPr>
          <w:ilvl w:val="1"/>
          <w:numId w:val="37"/>
        </w:numPr>
      </w:pPr>
      <w:r w:rsidRPr="00B4795A">
        <w:t>Espionage of industrial secrets, intellectual property, corporate know-how</w:t>
      </w:r>
    </w:p>
    <w:p w:rsidR="00B4795A" w:rsidRPr="00B4795A" w:rsidRDefault="00B4795A" w:rsidP="00B4795A">
      <w:pPr>
        <w:pStyle w:val="NormalText"/>
        <w:numPr>
          <w:ilvl w:val="1"/>
          <w:numId w:val="37"/>
        </w:numPr>
      </w:pPr>
      <w:r w:rsidRPr="00B4795A">
        <w:t xml:space="preserve">Theft of money; transfer of funds; appropriation of assets, investments, stocks and bonds </w:t>
      </w:r>
    </w:p>
    <w:p w:rsidR="00B4795A" w:rsidRPr="00B4795A" w:rsidRDefault="00B4795A" w:rsidP="00B4795A">
      <w:pPr>
        <w:pStyle w:val="NormalText"/>
        <w:numPr>
          <w:ilvl w:val="1"/>
          <w:numId w:val="37"/>
        </w:numPr>
      </w:pPr>
      <w:r w:rsidRPr="00B4795A">
        <w:t>Obtaining customer records; Databases of personal information; trading records; confidential business transaction data</w:t>
      </w:r>
    </w:p>
    <w:p w:rsidR="00B4795A" w:rsidRPr="00B4795A" w:rsidRDefault="00B4795A" w:rsidP="00B4795A">
      <w:pPr>
        <w:pStyle w:val="NormalText"/>
        <w:numPr>
          <w:ilvl w:val="1"/>
          <w:numId w:val="37"/>
        </w:numPr>
      </w:pPr>
      <w:r w:rsidRPr="00B4795A">
        <w:t xml:space="preserve">Obtaining identity information; passwords; credit card details; consumer data </w:t>
      </w:r>
    </w:p>
    <w:p w:rsidR="00B4795A" w:rsidRPr="00B4795A" w:rsidRDefault="00B4795A" w:rsidP="00B4795A">
      <w:pPr>
        <w:pStyle w:val="NormalText"/>
        <w:numPr>
          <w:ilvl w:val="0"/>
          <w:numId w:val="38"/>
        </w:numPr>
      </w:pPr>
      <w:r w:rsidRPr="00B4795A">
        <w:rPr>
          <w:b/>
          <w:bCs/>
        </w:rPr>
        <w:t>Disruption</w:t>
      </w:r>
    </w:p>
    <w:p w:rsidR="00B4795A" w:rsidRPr="00B4795A" w:rsidRDefault="00B4795A" w:rsidP="00B4795A">
      <w:pPr>
        <w:pStyle w:val="NormalText"/>
        <w:ind w:left="720"/>
      </w:pPr>
      <w:r w:rsidRPr="00B4795A">
        <w:t xml:space="preserve">Actions that </w:t>
      </w:r>
      <w:r w:rsidRPr="00B4795A">
        <w:rPr>
          <w:i/>
          <w:iCs/>
        </w:rPr>
        <w:t xml:space="preserve">interrupt business functionality </w:t>
      </w:r>
      <w:r w:rsidRPr="00B4795A">
        <w:t xml:space="preserve">for a period of time, or </w:t>
      </w:r>
      <w:r w:rsidRPr="00B4795A">
        <w:rPr>
          <w:i/>
          <w:iCs/>
        </w:rPr>
        <w:t xml:space="preserve">degrade productivity </w:t>
      </w:r>
      <w:r w:rsidRPr="00B4795A">
        <w:t xml:space="preserve">of commercial operations, transactions, or communications </w:t>
      </w:r>
    </w:p>
    <w:p w:rsidR="00B4795A" w:rsidRPr="00B4795A" w:rsidRDefault="00B4795A" w:rsidP="00B4795A">
      <w:pPr>
        <w:pStyle w:val="NormalText"/>
        <w:numPr>
          <w:ilvl w:val="1"/>
          <w:numId w:val="39"/>
        </w:numPr>
      </w:pPr>
      <w:r w:rsidRPr="00B4795A">
        <w:t>Denial of service for internet-based businesses</w:t>
      </w:r>
    </w:p>
    <w:p w:rsidR="00B4795A" w:rsidRPr="00B4795A" w:rsidRDefault="00B4795A" w:rsidP="00B4795A">
      <w:pPr>
        <w:pStyle w:val="NormalText"/>
        <w:numPr>
          <w:ilvl w:val="1"/>
          <w:numId w:val="39"/>
        </w:numPr>
      </w:pPr>
      <w:r w:rsidRPr="00B4795A">
        <w:t>Blocking or degrading communications, emails, transaction orders</w:t>
      </w:r>
    </w:p>
    <w:p w:rsidR="00B4795A" w:rsidRPr="00B4795A" w:rsidRDefault="00B4795A" w:rsidP="00B4795A">
      <w:pPr>
        <w:pStyle w:val="NormalText"/>
        <w:numPr>
          <w:ilvl w:val="1"/>
          <w:numId w:val="39"/>
        </w:numPr>
      </w:pPr>
      <w:r w:rsidRPr="00B4795A">
        <w:t>Downtime of public  facing websites, internal servers, cloud resources and individual workstations</w:t>
      </w:r>
    </w:p>
    <w:p w:rsidR="00B4795A" w:rsidRPr="00B4795A" w:rsidRDefault="00B4795A" w:rsidP="00B4795A">
      <w:pPr>
        <w:pStyle w:val="NormalText"/>
        <w:numPr>
          <w:ilvl w:val="0"/>
          <w:numId w:val="40"/>
        </w:numPr>
      </w:pPr>
      <w:r w:rsidRPr="00B4795A">
        <w:rPr>
          <w:b/>
          <w:bCs/>
        </w:rPr>
        <w:t>Damage</w:t>
      </w:r>
    </w:p>
    <w:p w:rsidR="00B4795A" w:rsidRPr="00B4795A" w:rsidRDefault="00B4795A" w:rsidP="00B4795A">
      <w:pPr>
        <w:pStyle w:val="NormalText"/>
        <w:ind w:left="720"/>
      </w:pPr>
      <w:r w:rsidRPr="00B4795A">
        <w:t xml:space="preserve">Actions that </w:t>
      </w:r>
      <w:r w:rsidRPr="00B4795A">
        <w:rPr>
          <w:i/>
          <w:iCs/>
        </w:rPr>
        <w:t>corrupt data</w:t>
      </w:r>
      <w:r w:rsidRPr="00B4795A">
        <w:t xml:space="preserve">, or </w:t>
      </w:r>
      <w:r w:rsidRPr="00B4795A">
        <w:rPr>
          <w:i/>
          <w:iCs/>
        </w:rPr>
        <w:t>damage software, systems, or physical equipment</w:t>
      </w:r>
      <w:r w:rsidRPr="00B4795A">
        <w:t xml:space="preserve">, and require resources to repair or restore, and </w:t>
      </w:r>
      <w:r w:rsidRPr="00B4795A">
        <w:rPr>
          <w:i/>
          <w:iCs/>
        </w:rPr>
        <w:t xml:space="preserve">incur costs, liabilities and reputational damage </w:t>
      </w:r>
    </w:p>
    <w:p w:rsidR="00B4795A" w:rsidRPr="00B4795A" w:rsidRDefault="00B4795A" w:rsidP="00B4795A">
      <w:pPr>
        <w:pStyle w:val="NormalText"/>
        <w:numPr>
          <w:ilvl w:val="1"/>
          <w:numId w:val="41"/>
        </w:numPr>
      </w:pPr>
      <w:r w:rsidRPr="00B4795A">
        <w:t>Hacks that corrupt or delete data or software</w:t>
      </w:r>
    </w:p>
    <w:p w:rsidR="00B4795A" w:rsidRPr="00B4795A" w:rsidRDefault="00B4795A" w:rsidP="00B4795A">
      <w:pPr>
        <w:pStyle w:val="NormalText"/>
        <w:numPr>
          <w:ilvl w:val="1"/>
          <w:numId w:val="41"/>
        </w:numPr>
      </w:pPr>
      <w:r w:rsidRPr="00B4795A">
        <w:t>Attacks that disable servers, hard drives, individual computers</w:t>
      </w:r>
    </w:p>
    <w:p w:rsidR="00B4795A" w:rsidRDefault="00B4795A" w:rsidP="00B4795A">
      <w:pPr>
        <w:pStyle w:val="NormalText"/>
        <w:numPr>
          <w:ilvl w:val="1"/>
          <w:numId w:val="41"/>
        </w:numPr>
        <w:rPr>
          <w:ins w:id="36" w:author="Ruffle" w:date="2013-08-23T16:08:00Z"/>
        </w:rPr>
      </w:pPr>
      <w:r w:rsidRPr="00B4795A">
        <w:t>Subverting control systems to trigger damage to physical equipment or systems</w:t>
      </w:r>
    </w:p>
    <w:p w:rsidR="00583100" w:rsidRPr="009D2645" w:rsidRDefault="00583100" w:rsidP="00B4795A">
      <w:pPr>
        <w:pStyle w:val="NormalText"/>
        <w:numPr>
          <w:ilvl w:val="1"/>
          <w:numId w:val="41"/>
        </w:numPr>
      </w:pPr>
      <w:ins w:id="37" w:author="Ruffle" w:date="2013-08-23T16:08:00Z">
        <w:r>
          <w:t>Losses due to malfunctioning trading algorithms</w:t>
        </w:r>
      </w:ins>
    </w:p>
    <w:p w:rsidR="00DF28B9" w:rsidRDefault="00DF28B9" w:rsidP="00DF28B9">
      <w:pPr>
        <w:pStyle w:val="Heading2"/>
      </w:pPr>
      <w:r>
        <w:lastRenderedPageBreak/>
        <w:t>Cyber Crime</w:t>
      </w:r>
    </w:p>
    <w:p w:rsidR="003710A0" w:rsidRPr="00B50803" w:rsidRDefault="00B93B01" w:rsidP="0013434E">
      <w:pPr>
        <w:pStyle w:val="NormalText"/>
        <w:rPr>
          <w:lang w:val="en-GB"/>
        </w:rPr>
      </w:pPr>
      <w:r>
        <w:t>It is difficult to f</w:t>
      </w:r>
      <w:r w:rsidR="0074339B">
        <w:t>inding</w:t>
      </w:r>
      <w:r w:rsidR="009E492C">
        <w:t xml:space="preserve"> a rigorous definition of cyber crime as it particularly impacts business</w:t>
      </w:r>
      <w:r w:rsidR="0074339B">
        <w:t xml:space="preserve">. </w:t>
      </w:r>
      <w:r>
        <w:t>In this t</w:t>
      </w:r>
      <w:r w:rsidR="0074339B">
        <w:t>his</w:t>
      </w:r>
      <w:r w:rsidR="00AD6A60">
        <w:t xml:space="preserve"> list</w:t>
      </w:r>
      <w:r>
        <w:t>, which</w:t>
      </w:r>
      <w:r w:rsidR="00AD6A60">
        <w:t xml:space="preserve"> is a combination of [7], [8] and [16</w:t>
      </w:r>
      <w:r>
        <w:t xml:space="preserve">], </w:t>
      </w:r>
      <w:r w:rsidRPr="009E492C">
        <w:rPr>
          <w:b/>
          <w:i/>
          <w:lang w:val="en-GB"/>
        </w:rPr>
        <w:t>I</w:t>
      </w:r>
      <w:r>
        <w:rPr>
          <w:lang w:val="en-GB"/>
        </w:rPr>
        <w:t xml:space="preserve"> designates events that have resulted in insurance claims, and </w:t>
      </w:r>
      <w:r>
        <w:rPr>
          <w:b/>
          <w:i/>
          <w:lang w:val="en-GB"/>
        </w:rPr>
        <w:t>C</w:t>
      </w:r>
      <w:r>
        <w:rPr>
          <w:lang w:val="en-GB"/>
        </w:rPr>
        <w:t xml:space="preserve"> designated events that have the potential to be catastrophic</w:t>
      </w:r>
      <w:ins w:id="38" w:author="Ruffle" w:date="2013-07-31T11:56:00Z">
        <w:r w:rsidR="001B3BFE">
          <w:rPr>
            <w:lang w:val="en-GB"/>
          </w:rPr>
          <w:t>:</w:t>
        </w:r>
      </w:ins>
    </w:p>
    <w:p w:rsidR="005F33D8" w:rsidRDefault="005F33D8" w:rsidP="005F33D8">
      <w:pPr>
        <w:pStyle w:val="NormalText"/>
        <w:numPr>
          <w:ilvl w:val="0"/>
          <w:numId w:val="29"/>
        </w:numPr>
        <w:rPr>
          <w:lang w:val="en-GB"/>
        </w:rPr>
      </w:pPr>
      <w:r>
        <w:rPr>
          <w:lang w:val="en-GB"/>
        </w:rPr>
        <w:t>Malware and hacking attacks causing damage to computers and</w:t>
      </w:r>
      <w:r w:rsidR="00847A50">
        <w:rPr>
          <w:lang w:val="en-GB"/>
        </w:rPr>
        <w:t>/</w:t>
      </w:r>
      <w:r w:rsidR="000C06AF">
        <w:rPr>
          <w:lang w:val="en-GB"/>
        </w:rPr>
        <w:t>or networks</w:t>
      </w:r>
      <w:r>
        <w:rPr>
          <w:lang w:val="en-GB"/>
        </w:rPr>
        <w:t xml:space="preserve"> and/or </w:t>
      </w:r>
      <w:r w:rsidR="00847A50">
        <w:rPr>
          <w:lang w:val="en-GB"/>
        </w:rPr>
        <w:t>data</w:t>
      </w:r>
      <w:r w:rsidR="009E492C">
        <w:rPr>
          <w:lang w:val="en-GB"/>
        </w:rPr>
        <w:t>.</w:t>
      </w:r>
      <w:r w:rsidR="00B4795A">
        <w:rPr>
          <w:lang w:val="en-GB"/>
        </w:rPr>
        <w:t xml:space="preserve"> Includes sabotage. </w:t>
      </w:r>
      <w:r w:rsidR="009E492C">
        <w:rPr>
          <w:lang w:val="en-GB"/>
        </w:rPr>
        <w:t xml:space="preserve"> </w:t>
      </w:r>
      <w:r w:rsidR="009E492C" w:rsidRPr="009E492C">
        <w:rPr>
          <w:b/>
          <w:i/>
          <w:lang w:val="en-GB"/>
        </w:rPr>
        <w:t>I</w:t>
      </w:r>
      <w:r w:rsidR="009E492C">
        <w:rPr>
          <w:b/>
          <w:i/>
          <w:lang w:val="en-GB"/>
        </w:rPr>
        <w:t>C</w:t>
      </w:r>
    </w:p>
    <w:p w:rsidR="005F33D8" w:rsidRDefault="005F33D8" w:rsidP="005F33D8">
      <w:pPr>
        <w:pStyle w:val="NormalText"/>
        <w:numPr>
          <w:ilvl w:val="0"/>
          <w:numId w:val="29"/>
        </w:numPr>
        <w:rPr>
          <w:lang w:val="en-GB"/>
        </w:rPr>
      </w:pPr>
      <w:r>
        <w:rPr>
          <w:lang w:val="en-GB"/>
        </w:rPr>
        <w:t xml:space="preserve">Computer-based theft using stolen personal account information or by direct hacking of computer systems. </w:t>
      </w:r>
      <w:r w:rsidR="000C06AF">
        <w:rPr>
          <w:lang w:val="en-GB"/>
        </w:rPr>
        <w:t>Might usefully be split between f</w:t>
      </w:r>
      <w:r>
        <w:rPr>
          <w:lang w:val="en-GB"/>
        </w:rPr>
        <w:t xml:space="preserve">inancial </w:t>
      </w:r>
      <w:r w:rsidR="009E492C">
        <w:rPr>
          <w:lang w:val="en-GB"/>
        </w:rPr>
        <w:t xml:space="preserve">sector </w:t>
      </w:r>
      <w:r w:rsidR="000C06AF">
        <w:rPr>
          <w:lang w:val="en-GB"/>
        </w:rPr>
        <w:t>and</w:t>
      </w:r>
      <w:r>
        <w:rPr>
          <w:lang w:val="en-GB"/>
        </w:rPr>
        <w:t xml:space="preserve"> non- financial</w:t>
      </w:r>
      <w:r w:rsidR="009E492C">
        <w:rPr>
          <w:lang w:val="en-GB"/>
        </w:rPr>
        <w:t xml:space="preserve"> sector</w:t>
      </w:r>
      <w:r w:rsidR="000C06AF">
        <w:rPr>
          <w:lang w:val="en-GB"/>
        </w:rPr>
        <w:t>.</w:t>
      </w:r>
    </w:p>
    <w:p w:rsidR="005F33D8" w:rsidRDefault="005F33D8" w:rsidP="005F33D8">
      <w:pPr>
        <w:pStyle w:val="NormalText"/>
        <w:numPr>
          <w:ilvl w:val="0"/>
          <w:numId w:val="29"/>
        </w:numPr>
        <w:rPr>
          <w:lang w:val="en-GB"/>
        </w:rPr>
      </w:pPr>
      <w:r>
        <w:rPr>
          <w:lang w:val="en-GB"/>
        </w:rPr>
        <w:t>Scareware such as fake antivirus</w:t>
      </w:r>
    </w:p>
    <w:p w:rsidR="005F33D8" w:rsidRPr="005F33D8" w:rsidRDefault="005F33D8" w:rsidP="005F33D8">
      <w:pPr>
        <w:pStyle w:val="NormalText"/>
        <w:numPr>
          <w:ilvl w:val="0"/>
          <w:numId w:val="29"/>
        </w:numPr>
        <w:rPr>
          <w:lang w:val="en-GB"/>
        </w:rPr>
      </w:pPr>
      <w:r w:rsidRPr="005F33D8">
        <w:rPr>
          <w:lang w:val="en-GB"/>
        </w:rPr>
        <w:t>Extortion</w:t>
      </w:r>
      <w:r>
        <w:rPr>
          <w:lang w:val="en-GB"/>
        </w:rPr>
        <w:t xml:space="preserve"> and scams such as stranded traveller</w:t>
      </w:r>
      <w:r w:rsidR="009E492C">
        <w:rPr>
          <w:lang w:val="en-GB"/>
        </w:rPr>
        <w:t xml:space="preserve">. </w:t>
      </w:r>
      <w:r w:rsidR="009E492C" w:rsidRPr="009E492C">
        <w:rPr>
          <w:b/>
          <w:i/>
          <w:lang w:val="en-GB"/>
        </w:rPr>
        <w:t>I</w:t>
      </w:r>
    </w:p>
    <w:p w:rsidR="005F33D8" w:rsidRDefault="00B0354D" w:rsidP="005F33D8">
      <w:pPr>
        <w:pStyle w:val="NormalText"/>
        <w:numPr>
          <w:ilvl w:val="0"/>
          <w:numId w:val="29"/>
        </w:numPr>
        <w:rPr>
          <w:lang w:val="en-GB"/>
        </w:rPr>
      </w:pPr>
      <w:r>
        <w:rPr>
          <w:lang w:val="en-GB"/>
        </w:rPr>
        <w:t>Physical Infrastructure attack</w:t>
      </w:r>
      <w:r w:rsidR="005F33D8" w:rsidRPr="005F33D8">
        <w:rPr>
          <w:lang w:val="en-GB"/>
        </w:rPr>
        <w:t xml:space="preserve"> </w:t>
      </w:r>
      <w:r w:rsidR="005F33D8">
        <w:rPr>
          <w:lang w:val="en-GB"/>
        </w:rPr>
        <w:t>causing physical damage and/or personal injury</w:t>
      </w:r>
      <w:r w:rsidR="00847A50">
        <w:rPr>
          <w:lang w:val="en-GB"/>
        </w:rPr>
        <w:t xml:space="preserve">. </w:t>
      </w:r>
      <w:r w:rsidR="00847A50">
        <w:rPr>
          <w:b/>
          <w:i/>
          <w:lang w:val="en-GB"/>
        </w:rPr>
        <w:t>C</w:t>
      </w:r>
    </w:p>
    <w:p w:rsidR="005F33D8" w:rsidRDefault="005F33D8" w:rsidP="005F33D8">
      <w:pPr>
        <w:pStyle w:val="NormalText"/>
        <w:numPr>
          <w:ilvl w:val="0"/>
          <w:numId w:val="29"/>
        </w:numPr>
        <w:rPr>
          <w:lang w:val="en-GB"/>
        </w:rPr>
      </w:pPr>
      <w:r>
        <w:rPr>
          <w:lang w:val="en-GB"/>
        </w:rPr>
        <w:t>Denial of Service Attacks</w:t>
      </w:r>
      <w:r w:rsidR="009E492C">
        <w:rPr>
          <w:lang w:val="en-GB"/>
        </w:rPr>
        <w:t xml:space="preserve">. </w:t>
      </w:r>
      <w:r w:rsidR="009E492C" w:rsidRPr="009E492C">
        <w:rPr>
          <w:b/>
          <w:i/>
          <w:lang w:val="en-GB"/>
        </w:rPr>
        <w:t>I</w:t>
      </w:r>
      <w:r w:rsidR="00847A50">
        <w:rPr>
          <w:b/>
          <w:i/>
          <w:lang w:val="en-GB"/>
        </w:rPr>
        <w:t>C</w:t>
      </w:r>
    </w:p>
    <w:p w:rsidR="00B0354D" w:rsidRPr="005F33D8" w:rsidRDefault="005F33D8" w:rsidP="005F33D8">
      <w:pPr>
        <w:pStyle w:val="NormalText"/>
        <w:numPr>
          <w:ilvl w:val="0"/>
          <w:numId w:val="29"/>
        </w:numPr>
        <w:rPr>
          <w:lang w:val="en-GB"/>
        </w:rPr>
      </w:pPr>
      <w:r>
        <w:rPr>
          <w:lang w:val="en-GB"/>
        </w:rPr>
        <w:t>Breaches of Personally Identifiable Information (PII), Private Health Information (PHI) and Credit Card and Other Financial Data: Fines and class action suits for priva</w:t>
      </w:r>
      <w:r w:rsidR="009E492C">
        <w:rPr>
          <w:lang w:val="en-GB"/>
        </w:rPr>
        <w:t>cy violation are increasing</w:t>
      </w:r>
      <w:r>
        <w:rPr>
          <w:lang w:val="en-GB"/>
        </w:rPr>
        <w:t xml:space="preserve">. </w:t>
      </w:r>
      <w:r w:rsidR="009E492C" w:rsidRPr="009E492C">
        <w:rPr>
          <w:b/>
          <w:i/>
          <w:lang w:val="en-GB"/>
        </w:rPr>
        <w:t>I</w:t>
      </w:r>
    </w:p>
    <w:p w:rsidR="00015F59" w:rsidRDefault="00015F59" w:rsidP="003710A0">
      <w:pPr>
        <w:pStyle w:val="NormalText"/>
        <w:numPr>
          <w:ilvl w:val="0"/>
          <w:numId w:val="29"/>
        </w:numPr>
        <w:rPr>
          <w:lang w:val="en-GB"/>
        </w:rPr>
      </w:pPr>
      <w:r>
        <w:rPr>
          <w:lang w:val="en-GB"/>
        </w:rPr>
        <w:t>Theft of IP and trademarks</w:t>
      </w:r>
      <w:r w:rsidR="009E492C">
        <w:rPr>
          <w:lang w:val="en-GB"/>
        </w:rPr>
        <w:t xml:space="preserve">. </w:t>
      </w:r>
      <w:r w:rsidR="009E492C" w:rsidRPr="009E492C">
        <w:rPr>
          <w:b/>
          <w:i/>
          <w:lang w:val="en-GB"/>
        </w:rPr>
        <w:t>I</w:t>
      </w:r>
      <w:r w:rsidR="00847A50">
        <w:rPr>
          <w:b/>
          <w:i/>
          <w:lang w:val="en-GB"/>
        </w:rPr>
        <w:t>C</w:t>
      </w:r>
    </w:p>
    <w:p w:rsidR="0074339B" w:rsidRDefault="0074339B" w:rsidP="003710A0">
      <w:pPr>
        <w:pStyle w:val="NormalText"/>
        <w:numPr>
          <w:ilvl w:val="0"/>
          <w:numId w:val="29"/>
        </w:numPr>
        <w:rPr>
          <w:lang w:val="en-GB"/>
        </w:rPr>
      </w:pPr>
      <w:r>
        <w:rPr>
          <w:lang w:val="en-GB"/>
        </w:rPr>
        <w:t>Espionage</w:t>
      </w:r>
      <w:r w:rsidR="00847A50">
        <w:rPr>
          <w:lang w:val="en-GB"/>
        </w:rPr>
        <w:t xml:space="preserve">. </w:t>
      </w:r>
      <w:r w:rsidR="00847A50">
        <w:rPr>
          <w:b/>
          <w:i/>
          <w:lang w:val="en-GB"/>
        </w:rPr>
        <w:t>C</w:t>
      </w:r>
    </w:p>
    <w:p w:rsidR="0074339B" w:rsidRDefault="0074339B" w:rsidP="003710A0">
      <w:pPr>
        <w:pStyle w:val="NormalText"/>
        <w:numPr>
          <w:ilvl w:val="0"/>
          <w:numId w:val="29"/>
        </w:numPr>
        <w:rPr>
          <w:lang w:val="en-GB"/>
        </w:rPr>
      </w:pPr>
      <w:r>
        <w:rPr>
          <w:lang w:val="en-GB"/>
        </w:rPr>
        <w:t>Fiscal fraud</w:t>
      </w:r>
    </w:p>
    <w:p w:rsidR="00BB353E" w:rsidRPr="00847A50" w:rsidRDefault="00847A50" w:rsidP="00847A50">
      <w:pPr>
        <w:pStyle w:val="NormalText"/>
        <w:numPr>
          <w:ilvl w:val="0"/>
          <w:numId w:val="29"/>
        </w:numPr>
        <w:rPr>
          <w:lang w:val="en-GB"/>
        </w:rPr>
      </w:pPr>
      <w:r>
        <w:rPr>
          <w:lang w:val="en-GB"/>
        </w:rPr>
        <w:t xml:space="preserve">System or network malfunction accidental or due to negligence. </w:t>
      </w:r>
      <w:r>
        <w:rPr>
          <w:b/>
          <w:i/>
          <w:lang w:val="en-GB"/>
        </w:rPr>
        <w:t>C</w:t>
      </w:r>
    </w:p>
    <w:p w:rsidR="00DF28B9" w:rsidRDefault="00DF28B9" w:rsidP="003710A0">
      <w:pPr>
        <w:pStyle w:val="Heading2"/>
      </w:pPr>
      <w:r>
        <w:t>Sectorisation of the Cyber Threat</w:t>
      </w:r>
    </w:p>
    <w:p w:rsidR="0013434E" w:rsidRDefault="0074468D" w:rsidP="003710A0">
      <w:pPr>
        <w:pStyle w:val="NormalText"/>
      </w:pPr>
      <w:r>
        <w:t>Cyber threats</w:t>
      </w:r>
      <w:r w:rsidR="003710A0">
        <w:t xml:space="preserve"> can </w:t>
      </w:r>
      <w:r>
        <w:t xml:space="preserve">either </w:t>
      </w:r>
      <w:r w:rsidR="003710A0">
        <w:t>be indiscriminate or they can be targeted at particular in</w:t>
      </w:r>
      <w:r>
        <w:t>dustrial sectors or</w:t>
      </w:r>
      <w:r w:rsidR="003710A0">
        <w:t xml:space="preserve"> organizations. </w:t>
      </w:r>
      <w:r>
        <w:t>Cyber threats can therefore also be characterised</w:t>
      </w:r>
      <w:r w:rsidR="003710A0">
        <w:t xml:space="preserve"> by the </w:t>
      </w:r>
      <w:r w:rsidR="00326A80">
        <w:t xml:space="preserve">industrial </w:t>
      </w:r>
      <w:r w:rsidR="003710A0">
        <w:t>sector or sectors targeted.</w:t>
      </w:r>
    </w:p>
    <w:p w:rsidR="0013434E" w:rsidRDefault="0013434E" w:rsidP="0013434E">
      <w:pPr>
        <w:pStyle w:val="Heading2"/>
      </w:pPr>
      <w:r>
        <w:t>Threat groups</w:t>
      </w:r>
    </w:p>
    <w:p w:rsidR="0013434E" w:rsidRDefault="00AA5E3F" w:rsidP="0013434E">
      <w:pPr>
        <w:pStyle w:val="NormalText"/>
        <w:rPr>
          <w:lang w:val="en-GB"/>
        </w:rPr>
      </w:pPr>
      <w:r>
        <w:rPr>
          <w:lang w:val="en-GB"/>
        </w:rPr>
        <w:t xml:space="preserve">The </w:t>
      </w:r>
      <w:r w:rsidR="00F12173">
        <w:rPr>
          <w:lang w:val="en-GB"/>
        </w:rPr>
        <w:t>motivation of perpetrators of cyber attacks can be</w:t>
      </w:r>
      <w:r>
        <w:rPr>
          <w:lang w:val="en-GB"/>
        </w:rPr>
        <w:t xml:space="preserve"> political, military, </w:t>
      </w:r>
      <w:r w:rsidR="000736BE">
        <w:rPr>
          <w:lang w:val="en-GB"/>
        </w:rPr>
        <w:t>f</w:t>
      </w:r>
      <w:r w:rsidR="00F12173">
        <w:rPr>
          <w:lang w:val="en-GB"/>
        </w:rPr>
        <w:t>inancial, revenge, or just curiosity or</w:t>
      </w:r>
      <w:r>
        <w:rPr>
          <w:lang w:val="en-GB"/>
        </w:rPr>
        <w:t xml:space="preserve"> notoriety. As cyber attacks become more sophisticated the resources behind a particular actor become an important measure</w:t>
      </w:r>
      <w:r w:rsidR="0074468D">
        <w:rPr>
          <w:lang w:val="en-GB"/>
        </w:rPr>
        <w:t xml:space="preserve"> of magnitude</w:t>
      </w:r>
      <w:r>
        <w:rPr>
          <w:lang w:val="en-GB"/>
        </w:rPr>
        <w:t xml:space="preserve">, as </w:t>
      </w:r>
      <w:r w:rsidR="003F1492">
        <w:rPr>
          <w:lang w:val="en-GB"/>
        </w:rPr>
        <w:t>are</w:t>
      </w:r>
      <w:r>
        <w:rPr>
          <w:lang w:val="en-GB"/>
        </w:rPr>
        <w:t xml:space="preserve"> the degree of covertness and the duration of the attack before discovery.  </w:t>
      </w:r>
      <w:r w:rsidR="003710A0">
        <w:rPr>
          <w:lang w:val="en-GB"/>
        </w:rPr>
        <w:t>Perpetrators</w:t>
      </w:r>
      <w:r>
        <w:rPr>
          <w:lang w:val="en-GB"/>
        </w:rPr>
        <w:t xml:space="preserve"> </w:t>
      </w:r>
      <w:r w:rsidR="003710A0">
        <w:rPr>
          <w:lang w:val="en-GB"/>
        </w:rPr>
        <w:t>can be divided into groups as follows</w:t>
      </w:r>
      <w:r w:rsidR="0013434E">
        <w:rPr>
          <w:lang w:val="en-GB"/>
        </w:rPr>
        <w:t xml:space="preserve">: </w:t>
      </w:r>
    </w:p>
    <w:p w:rsidR="003710A0" w:rsidRPr="003710A0" w:rsidRDefault="003710A0" w:rsidP="003710A0">
      <w:pPr>
        <w:pStyle w:val="NormalText"/>
        <w:numPr>
          <w:ilvl w:val="0"/>
          <w:numId w:val="30"/>
        </w:numPr>
      </w:pPr>
      <w:r w:rsidRPr="003710A0">
        <w:t>Intelligence services / electronic armies</w:t>
      </w:r>
      <w:r w:rsidR="00530040">
        <w:t>: Many states now operate cyber intelligence specialists (GCHQ in the UK; NSA in the US) which are actively involved in cyber offence and defence.</w:t>
      </w:r>
    </w:p>
    <w:p w:rsidR="003710A0" w:rsidRPr="003710A0" w:rsidRDefault="003710A0" w:rsidP="003710A0">
      <w:pPr>
        <w:pStyle w:val="NormalText"/>
        <w:numPr>
          <w:ilvl w:val="0"/>
          <w:numId w:val="30"/>
        </w:numPr>
      </w:pPr>
      <w:r w:rsidRPr="003710A0">
        <w:t>Terrorists</w:t>
      </w:r>
    </w:p>
    <w:p w:rsidR="003710A0" w:rsidRPr="003710A0" w:rsidRDefault="003710A0" w:rsidP="003710A0">
      <w:pPr>
        <w:pStyle w:val="NormalText"/>
        <w:numPr>
          <w:ilvl w:val="0"/>
          <w:numId w:val="30"/>
        </w:numPr>
      </w:pPr>
      <w:r w:rsidRPr="003710A0">
        <w:t>Industrial Spies</w:t>
      </w:r>
    </w:p>
    <w:p w:rsidR="003710A0" w:rsidRPr="003710A0" w:rsidRDefault="003710A0" w:rsidP="003710A0">
      <w:pPr>
        <w:pStyle w:val="NormalText"/>
        <w:numPr>
          <w:ilvl w:val="0"/>
          <w:numId w:val="30"/>
        </w:numPr>
      </w:pPr>
      <w:r w:rsidRPr="003710A0">
        <w:t>Organised crime</w:t>
      </w:r>
      <w:r w:rsidR="00530040">
        <w:t>: Organised crime has moved into cyber space with ‘backer – hacker – casher’ style operations.</w:t>
      </w:r>
    </w:p>
    <w:p w:rsidR="003710A0" w:rsidRPr="003710A0" w:rsidRDefault="003710A0" w:rsidP="003710A0">
      <w:pPr>
        <w:pStyle w:val="NormalText"/>
        <w:numPr>
          <w:ilvl w:val="0"/>
          <w:numId w:val="30"/>
        </w:numPr>
      </w:pPr>
      <w:r w:rsidRPr="003710A0">
        <w:t>Insiders</w:t>
      </w:r>
      <w:r w:rsidR="00530040">
        <w:t>: Still a worrying element in any organization is the disgruntled employee who has access to passwords and sensitive systems.</w:t>
      </w:r>
    </w:p>
    <w:p w:rsidR="003710A0" w:rsidRPr="003710A0" w:rsidRDefault="00530040" w:rsidP="003710A0">
      <w:pPr>
        <w:pStyle w:val="NormalText"/>
        <w:numPr>
          <w:ilvl w:val="0"/>
          <w:numId w:val="30"/>
        </w:numPr>
      </w:pPr>
      <w:r>
        <w:t xml:space="preserve">Hacktivists: Groups with an activist or anarchist agenda </w:t>
      </w:r>
      <w:r w:rsidR="003F1492">
        <w:t xml:space="preserve">now </w:t>
      </w:r>
      <w:r>
        <w:t>have many chan</w:t>
      </w:r>
      <w:r w:rsidR="003F1492">
        <w:t>nels for expounding their views and launching attacks.</w:t>
      </w:r>
    </w:p>
    <w:p w:rsidR="003710A0" w:rsidRDefault="003710A0" w:rsidP="003710A0">
      <w:pPr>
        <w:pStyle w:val="NormalText"/>
        <w:numPr>
          <w:ilvl w:val="0"/>
          <w:numId w:val="30"/>
        </w:numPr>
      </w:pPr>
      <w:r w:rsidRPr="003710A0">
        <w:lastRenderedPageBreak/>
        <w:t>Individual Hackers</w:t>
      </w:r>
      <w:r w:rsidR="003F1492">
        <w:t>: Of</w:t>
      </w:r>
      <w:r w:rsidR="00530040">
        <w:t xml:space="preserve"> less concern as cyber attacks become more sophisticated and require increasing resources, but the individual hacker still has potential.</w:t>
      </w:r>
    </w:p>
    <w:p w:rsidR="009749FA" w:rsidRDefault="009749FA" w:rsidP="009749FA">
      <w:pPr>
        <w:pStyle w:val="NormalText"/>
        <w:rPr>
          <w:ins w:id="39" w:author="Ruffle" w:date="2013-07-31T16:30:00Z"/>
        </w:rPr>
      </w:pPr>
      <w:r>
        <w:t xml:space="preserve">Of course it may prove impossible to identify perpetrators. </w:t>
      </w:r>
    </w:p>
    <w:p w:rsidR="00001C15" w:rsidRDefault="00001C15" w:rsidP="009749FA">
      <w:pPr>
        <w:pStyle w:val="NormalText"/>
      </w:pPr>
      <w:ins w:id="40" w:author="Ruffle" w:date="2013-07-31T16:30:00Z">
        <w:r>
          <w:t>These threat groups often exchange information amongst themselves; a well developed market exists for the trading of information such as stolen credit card details. Ironically information about cyber threats flows more fluidly around the attackers than it does amongst companies and law enforcers.</w:t>
        </w:r>
      </w:ins>
    </w:p>
    <w:p w:rsidR="00847A50" w:rsidRPr="00847A50" w:rsidRDefault="00B0354D" w:rsidP="00847A50">
      <w:pPr>
        <w:pStyle w:val="Heading2"/>
        <w:rPr>
          <w:lang w:val="en-US"/>
        </w:rPr>
      </w:pPr>
      <w:r>
        <w:rPr>
          <w:lang w:val="en-US"/>
        </w:rPr>
        <w:t xml:space="preserve">The Costs </w:t>
      </w:r>
      <w:r w:rsidR="005473D6">
        <w:rPr>
          <w:lang w:val="en-US"/>
        </w:rPr>
        <w:t xml:space="preserve">to Companies </w:t>
      </w:r>
      <w:r>
        <w:rPr>
          <w:lang w:val="en-US"/>
        </w:rPr>
        <w:t>of a Cyber Attack</w:t>
      </w:r>
    </w:p>
    <w:p w:rsidR="00847A50" w:rsidRDefault="00847A50" w:rsidP="00847A50">
      <w:pPr>
        <w:pStyle w:val="NormalText"/>
      </w:pPr>
      <w:r>
        <w:t>Direct Costs</w:t>
      </w:r>
      <w:r w:rsidR="0074468D">
        <w:t xml:space="preserve"> include (from [12]):</w:t>
      </w:r>
    </w:p>
    <w:p w:rsidR="00847A50" w:rsidRPr="00015F59" w:rsidRDefault="00847A50" w:rsidP="00847A50">
      <w:pPr>
        <w:pStyle w:val="NormalText"/>
        <w:numPr>
          <w:ilvl w:val="0"/>
          <w:numId w:val="33"/>
        </w:numPr>
        <w:rPr>
          <w:lang w:val="en-GB"/>
        </w:rPr>
      </w:pPr>
      <w:r>
        <w:t>External consequences (information loss, business disruption, revenue loss, and equipment damage)</w:t>
      </w:r>
    </w:p>
    <w:p w:rsidR="00847A50" w:rsidRPr="00847A50" w:rsidRDefault="00847A50" w:rsidP="00847A50">
      <w:pPr>
        <w:pStyle w:val="NormalText"/>
        <w:numPr>
          <w:ilvl w:val="0"/>
          <w:numId w:val="33"/>
        </w:numPr>
        <w:rPr>
          <w:lang w:val="en-GB"/>
        </w:rPr>
      </w:pPr>
      <w:r>
        <w:t>Internal consequences (detection, recovery, ex-post response, containment, investigation and incident management)</w:t>
      </w:r>
    </w:p>
    <w:p w:rsidR="00B0354D" w:rsidRDefault="0074468D" w:rsidP="00B0354D">
      <w:pPr>
        <w:pStyle w:val="NormalText"/>
        <w:rPr>
          <w:lang w:val="en-GB"/>
        </w:rPr>
      </w:pPr>
      <w:r>
        <w:t>C</w:t>
      </w:r>
      <w:r w:rsidR="000C06AF">
        <w:t>overage from existing cyber liability insurers</w:t>
      </w:r>
      <w:r>
        <w:t xml:space="preserve"> includes</w:t>
      </w:r>
      <w:r w:rsidR="00B0354D" w:rsidRPr="00B0354D">
        <w:rPr>
          <w:lang w:val="en-GB"/>
        </w:rPr>
        <w:t xml:space="preserve"> </w:t>
      </w:r>
      <w:r>
        <w:rPr>
          <w:lang w:val="en-GB"/>
        </w:rPr>
        <w:t>(</w:t>
      </w:r>
      <w:r>
        <w:t>from [8]):</w:t>
      </w:r>
    </w:p>
    <w:p w:rsidR="00B0354D" w:rsidRDefault="00B0354D" w:rsidP="00B0354D">
      <w:pPr>
        <w:pStyle w:val="NormalText"/>
        <w:numPr>
          <w:ilvl w:val="0"/>
          <w:numId w:val="33"/>
        </w:numPr>
        <w:rPr>
          <w:lang w:val="en-GB"/>
        </w:rPr>
      </w:pPr>
      <w:r>
        <w:rPr>
          <w:lang w:val="en-GB"/>
        </w:rPr>
        <w:t>Crisis Services (forensics, notification, credit monitoring, legal counsel)</w:t>
      </w:r>
    </w:p>
    <w:p w:rsidR="00B0354D" w:rsidRDefault="00B0354D" w:rsidP="00B0354D">
      <w:pPr>
        <w:pStyle w:val="NormalText"/>
        <w:numPr>
          <w:ilvl w:val="0"/>
          <w:numId w:val="33"/>
        </w:numPr>
        <w:rPr>
          <w:lang w:val="en-GB"/>
        </w:rPr>
      </w:pPr>
      <w:r>
        <w:rPr>
          <w:lang w:val="en-GB"/>
        </w:rPr>
        <w:t>Legal Damages</w:t>
      </w:r>
      <w:r w:rsidR="0074468D">
        <w:rPr>
          <w:lang w:val="en-GB"/>
        </w:rPr>
        <w:t xml:space="preserve"> (defenc</w:t>
      </w:r>
      <w:r w:rsidR="00015F59">
        <w:rPr>
          <w:lang w:val="en-GB"/>
        </w:rPr>
        <w:t>e and settlement)</w:t>
      </w:r>
    </w:p>
    <w:p w:rsidR="00B0354D" w:rsidRPr="00847A50" w:rsidRDefault="00015F59" w:rsidP="00015F59">
      <w:pPr>
        <w:pStyle w:val="NormalText"/>
        <w:numPr>
          <w:ilvl w:val="0"/>
          <w:numId w:val="33"/>
        </w:numPr>
        <w:rPr>
          <w:lang w:val="en-GB"/>
        </w:rPr>
      </w:pPr>
      <w:r>
        <w:rPr>
          <w:lang w:val="en-GB"/>
        </w:rPr>
        <w:t>Fines (PCI and regulatory)</w:t>
      </w:r>
    </w:p>
    <w:p w:rsidR="009749FA" w:rsidRPr="009749FA" w:rsidRDefault="009749FA" w:rsidP="009749FA">
      <w:pPr>
        <w:pStyle w:val="Heading2"/>
        <w:rPr>
          <w:lang w:val="en-US"/>
        </w:rPr>
      </w:pPr>
      <w:r>
        <w:rPr>
          <w:lang w:val="en-US"/>
        </w:rPr>
        <w:t>System Malfunctions</w:t>
      </w:r>
    </w:p>
    <w:p w:rsidR="009749FA" w:rsidRPr="009749FA" w:rsidRDefault="009749FA" w:rsidP="009749FA">
      <w:pPr>
        <w:pStyle w:val="NormalText"/>
        <w:rPr>
          <w:i/>
        </w:rPr>
      </w:pPr>
      <w:r>
        <w:t>A cyber catastrophe may not be the result of a malicious attack but may result from a system malfunction, such as a routine system upgrade that introduces errors into the system. This may be accidental or the result of negligence.</w:t>
      </w:r>
    </w:p>
    <w:p w:rsidR="0013434E" w:rsidRDefault="00C770C0" w:rsidP="0013434E">
      <w:pPr>
        <w:pStyle w:val="Heading1"/>
      </w:pPr>
      <w:r>
        <w:t>P</w:t>
      </w:r>
      <w:r w:rsidR="0013434E">
        <w:t>rotection against cyber risk</w:t>
      </w:r>
    </w:p>
    <w:p w:rsidR="00C770C0" w:rsidRDefault="00C770C0" w:rsidP="00C770C0">
      <w:pPr>
        <w:pStyle w:val="Heading2"/>
      </w:pPr>
      <w:r>
        <w:t>Improving Cyber Security</w:t>
      </w:r>
    </w:p>
    <w:p w:rsidR="00C770C0" w:rsidRDefault="00C770C0" w:rsidP="00C770C0">
      <w:pPr>
        <w:pStyle w:val="NormalText"/>
      </w:pPr>
      <w:r>
        <w:t xml:space="preserve">Cyber security is of </w:t>
      </w:r>
      <w:r w:rsidR="007E1413">
        <w:t>wide</w:t>
      </w:r>
      <w:r>
        <w:t xml:space="preserve"> concern and many agencies and stakeholders are involved.</w:t>
      </w:r>
      <w:r w:rsidR="007E1413">
        <w:t xml:space="preserve"> Policy is directed from government</w:t>
      </w:r>
      <w:r w:rsidR="004E3323">
        <w:t>s</w:t>
      </w:r>
      <w:r w:rsidR="007E1413">
        <w:t xml:space="preserve"> and EU level; standards agencies have produced standards (such</w:t>
      </w:r>
      <w:r w:rsidR="004E3323">
        <w:t xml:space="preserve"> as ISO 27001:2005);</w:t>
      </w:r>
      <w:r w:rsidR="007E1413">
        <w:t xml:space="preserve"> there is academic research; and numerous </w:t>
      </w:r>
      <w:r w:rsidR="004E3323">
        <w:t xml:space="preserve">private </w:t>
      </w:r>
      <w:r w:rsidR="007E1413">
        <w:t xml:space="preserve">security companies offer their services. Companies are urged to improve their day to day security (see </w:t>
      </w:r>
      <w:r w:rsidR="004E3323">
        <w:t xml:space="preserve">for example </w:t>
      </w:r>
      <w:r w:rsidR="007E1413">
        <w:t>figure</w:t>
      </w:r>
      <w:r w:rsidR="00AD6A60">
        <w:t xml:space="preserve"> 3</w:t>
      </w:r>
      <w:r w:rsidR="007E1413">
        <w:t>) and to ma</w:t>
      </w:r>
      <w:r w:rsidR="003E4725">
        <w:t xml:space="preserve">ke cyber security a corporate governance </w:t>
      </w:r>
      <w:r w:rsidR="007E1413">
        <w:t xml:space="preserve">concern. </w:t>
      </w:r>
    </w:p>
    <w:tbl>
      <w:tblPr>
        <w:tblStyle w:val="TableGrid"/>
        <w:tblW w:w="0" w:type="auto"/>
        <w:jc w:val="center"/>
        <w:tblInd w:w="3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tblPr>
      <w:tblGrid>
        <w:gridCol w:w="3247"/>
      </w:tblGrid>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lastRenderedPageBreak/>
              <w:t>Network security</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Malware protection</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Secure configuration</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Manage user privileges</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Information risk management regime</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Monitoring</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Removable media controls</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Incident management</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User awareness and education</w:t>
            </w:r>
          </w:p>
        </w:tc>
      </w:tr>
      <w:tr w:rsidR="0074468D" w:rsidRPr="004E3323" w:rsidTr="0074468D">
        <w:trPr>
          <w:jc w:val="center"/>
        </w:trPr>
        <w:tc>
          <w:tcPr>
            <w:tcW w:w="3247" w:type="dxa"/>
            <w:shd w:val="clear" w:color="auto" w:fill="F2F2F2" w:themeFill="background1" w:themeFillShade="F2"/>
          </w:tcPr>
          <w:p w:rsidR="0074468D" w:rsidRDefault="0074468D" w:rsidP="0074468D">
            <w:pPr>
              <w:pStyle w:val="NormalText"/>
              <w:keepNext/>
              <w:numPr>
                <w:ilvl w:val="0"/>
                <w:numId w:val="43"/>
              </w:numPr>
              <w:ind w:left="714" w:hanging="357"/>
              <w:rPr>
                <w:sz w:val="16"/>
                <w:lang w:val="en-GB"/>
              </w:rPr>
            </w:pPr>
            <w:r w:rsidRPr="004E3323">
              <w:rPr>
                <w:sz w:val="16"/>
                <w:lang w:val="en-GB"/>
              </w:rPr>
              <w:t>Home &amp; mobile working</w:t>
            </w:r>
          </w:p>
        </w:tc>
      </w:tr>
    </w:tbl>
    <w:p w:rsidR="0074468D" w:rsidDel="008C6206" w:rsidRDefault="0074468D" w:rsidP="00C770C0">
      <w:pPr>
        <w:pStyle w:val="NormalText"/>
        <w:rPr>
          <w:del w:id="41" w:author="Ruffle" w:date="2013-07-31T11:36:00Z"/>
        </w:rPr>
      </w:pPr>
    </w:p>
    <w:p w:rsidR="007E1413" w:rsidRPr="00C770C0" w:rsidRDefault="00AD6A60" w:rsidP="0074468D">
      <w:pPr>
        <w:pStyle w:val="NormalText"/>
      </w:pPr>
      <w:r>
        <w:t>Figure 3</w:t>
      </w:r>
      <w:r w:rsidR="004E3323">
        <w:t xml:space="preserve">: </w:t>
      </w:r>
      <w:r w:rsidR="007E1413">
        <w:t>’10 Steps to Cyber Security – Executive Companion’, CE</w:t>
      </w:r>
      <w:r>
        <w:t>SG, BIS, CPNI, Cabinet Office [14</w:t>
      </w:r>
      <w:r w:rsidR="007E1413">
        <w:t>]</w:t>
      </w:r>
    </w:p>
    <w:p w:rsidR="00C770C0" w:rsidRDefault="004E3323" w:rsidP="00C770C0">
      <w:pPr>
        <w:pStyle w:val="Heading2"/>
      </w:pPr>
      <w:r>
        <w:t>Policing and Prosecution</w:t>
      </w:r>
    </w:p>
    <w:p w:rsidR="004E3323" w:rsidRPr="004E3323" w:rsidRDefault="0074468D" w:rsidP="004E3323">
      <w:pPr>
        <w:pStyle w:val="NormalText"/>
      </w:pPr>
      <w:r>
        <w:t xml:space="preserve">In a recent paper by Anderson at al, </w:t>
      </w:r>
      <w:r w:rsidRPr="0074468D">
        <w:rPr>
          <w:i/>
        </w:rPr>
        <w:t>Measuring the Cost of Cyber Crime</w:t>
      </w:r>
      <w:r>
        <w:t xml:space="preserve"> </w:t>
      </w:r>
      <w:r w:rsidR="00AD6A60">
        <w:t>[16</w:t>
      </w:r>
      <w:r>
        <w:t>] they conclude:  “…we should perhaps spend less in anticipation of computer crime (on antivirus, firewalls etc.) but we should certainly spend an awful lot more on catching and punishing the perpetrators.” and  “…cybercrime is now the typical volume property crime in the UK and the case for more vigorous policing is stronger than ever”.</w:t>
      </w:r>
    </w:p>
    <w:p w:rsidR="0013434E" w:rsidRDefault="0013434E" w:rsidP="0013434E">
      <w:pPr>
        <w:pStyle w:val="Heading2"/>
      </w:pPr>
      <w:r>
        <w:t>Insurance for business interruption</w:t>
      </w:r>
    </w:p>
    <w:p w:rsidR="00BB2A25" w:rsidRDefault="0013434E" w:rsidP="0013434E">
      <w:pPr>
        <w:pStyle w:val="NormalText"/>
      </w:pPr>
      <w:r>
        <w:t>'Business Interruption' (BI) insurance is traditionally linked with insurance policies</w:t>
      </w:r>
      <w:r w:rsidR="0074468D">
        <w:t xml:space="preserve"> for building damage – the insured</w:t>
      </w:r>
      <w:r>
        <w:t xml:space="preserve"> property has to be damaged (by fire, flood etc.) </w:t>
      </w:r>
      <w:r w:rsidR="00BC2D71">
        <w:t>for compensation</w:t>
      </w:r>
      <w:r w:rsidR="0074468D">
        <w:t xml:space="preserve"> to be paid</w:t>
      </w:r>
      <w:r>
        <w:t>. However companies are increasingly getting insurance coverage for loss of earnings due to failures in their communications, utilities or essential services even if their own property isn't damaged (kno</w:t>
      </w:r>
      <w:r w:rsidR="0074468D">
        <w:t>wn as 'Contingent BI'). N</w:t>
      </w:r>
      <w:r>
        <w:t>etwork issues are probably dominating their thinking</w:t>
      </w:r>
      <w:r w:rsidR="00BC2D71">
        <w:t xml:space="preserve"> in this context</w:t>
      </w:r>
      <w:r>
        <w:t>. In addition, insur</w:t>
      </w:r>
      <w:r w:rsidR="00BC2D71">
        <w:t>ers</w:t>
      </w:r>
      <w:r>
        <w:t xml:space="preserve"> are beginning to offer more specific insurance products to cover network failures and virus infection. Some insurers see this as a major growth</w:t>
      </w:r>
      <w:r w:rsidR="00BC2D71">
        <w:t xml:space="preserve"> area</w:t>
      </w:r>
      <w:r w:rsidR="00BB2A25">
        <w:t>.</w:t>
      </w:r>
    </w:p>
    <w:p w:rsidR="00BB2A25" w:rsidRDefault="00BB2A25" w:rsidP="00BB2A25">
      <w:pPr>
        <w:pStyle w:val="Heading2"/>
      </w:pPr>
      <w:r>
        <w:t>Insurance for liability</w:t>
      </w:r>
    </w:p>
    <w:p w:rsidR="0013434E" w:rsidRDefault="00BB2A25" w:rsidP="0013434E">
      <w:pPr>
        <w:pStyle w:val="NormalText"/>
      </w:pPr>
      <w:r>
        <w:t>Chubb, Wells Fargo and Chartis are examples of companies offering cyber liability cover [8].</w:t>
      </w:r>
    </w:p>
    <w:p w:rsidR="00733EF0" w:rsidRDefault="00A05BF6" w:rsidP="00733EF0">
      <w:pPr>
        <w:pStyle w:val="Heading1"/>
      </w:pPr>
      <w:r>
        <w:t>History</w:t>
      </w:r>
    </w:p>
    <w:p w:rsidR="00A90677" w:rsidRDefault="00C53367" w:rsidP="00733EF0">
      <w:pPr>
        <w:pStyle w:val="NormalText"/>
      </w:pPr>
      <w:r>
        <w:t>We</w:t>
      </w:r>
      <w:r w:rsidR="00A90677">
        <w:t xml:space="preserve"> </w:t>
      </w:r>
      <w:del w:id="42" w:author="Ruffle" w:date="2013-08-23T13:52:00Z">
        <w:r w:rsidR="00A90677" w:rsidDel="00E276A1">
          <w:delText xml:space="preserve">have </w:delText>
        </w:r>
      </w:del>
      <w:ins w:id="43" w:author="Ruffle" w:date="2013-08-23T13:52:00Z">
        <w:r w:rsidR="00E276A1">
          <w:t xml:space="preserve">are </w:t>
        </w:r>
      </w:ins>
      <w:r w:rsidR="00A90677">
        <w:t>construct</w:t>
      </w:r>
      <w:ins w:id="44" w:author="Ruffle" w:date="2013-08-23T13:52:00Z">
        <w:r w:rsidR="00E276A1">
          <w:t>ing</w:t>
        </w:r>
      </w:ins>
      <w:del w:id="45" w:author="Ruffle" w:date="2013-08-23T13:52:00Z">
        <w:r w:rsidR="00A90677" w:rsidDel="00E276A1">
          <w:delText>ed</w:delText>
        </w:r>
      </w:del>
      <w:r w:rsidR="00A90677">
        <w:t xml:space="preserve"> a database of significant cy</w:t>
      </w:r>
      <w:r>
        <w:t>ber attacks since 2000</w:t>
      </w:r>
      <w:ins w:id="46" w:author="Ruffle" w:date="2013-08-23T13:53:00Z">
        <w:r w:rsidR="00E276A1">
          <w:t xml:space="preserve"> and this is still work in progress</w:t>
        </w:r>
      </w:ins>
      <w:r>
        <w:t xml:space="preserve">. </w:t>
      </w:r>
      <w:ins w:id="47" w:author="Ruffle" w:date="2013-08-23T13:53:00Z">
        <w:r w:rsidR="00E276A1">
          <w:t xml:space="preserve">Possible events that are candidates for inclusion in this database are listed below. </w:t>
        </w:r>
      </w:ins>
      <w:r>
        <w:t xml:space="preserve"> Loss figures are taken from various sources and must be regarded with great suspicion.</w:t>
      </w:r>
      <w:ins w:id="48" w:author="Ruffle" w:date="2013-08-23T13:54:00Z">
        <w:r w:rsidR="00E276A1">
          <w:t xml:space="preserve"> There is no consistent naming convention for cyber events - events often are given more than one name</w:t>
        </w:r>
      </w:ins>
      <w:ins w:id="49" w:author="Ruffle" w:date="2013-08-23T13:55:00Z">
        <w:r w:rsidR="00E276A1">
          <w:t>.</w:t>
        </w:r>
      </w:ins>
    </w:p>
    <w:p w:rsidR="0013434E" w:rsidRDefault="0013434E" w:rsidP="0013434E">
      <w:pPr>
        <w:pStyle w:val="FigureCaption"/>
      </w:pPr>
      <w:r>
        <w:t>Table 1</w:t>
      </w:r>
      <w:r>
        <w:tab/>
      </w:r>
      <w:r w:rsidR="00A90677">
        <w:t>Catalogue of major cyber events from 2000 to 2013</w:t>
      </w:r>
    </w:p>
    <w:p w:rsidR="00A90677" w:rsidRPr="00A90677" w:rsidRDefault="00A90677" w:rsidP="00A90677">
      <w:pPr>
        <w:pStyle w:val="NormalText"/>
        <w:spacing w:after="0"/>
        <w:rPr>
          <w:lang w:val="en-GB"/>
        </w:rPr>
      </w:pPr>
      <w:r w:rsidRPr="00A90677">
        <w:rPr>
          <w:lang w:val="en-GB"/>
        </w:rPr>
        <w:t>ILOVEYOU</w:t>
      </w:r>
      <w:r w:rsidRPr="00A90677">
        <w:rPr>
          <w:lang w:val="en-GB"/>
        </w:rPr>
        <w:tab/>
      </w:r>
      <w:r w:rsidRPr="00A90677">
        <w:rPr>
          <w:lang w:val="en-GB"/>
        </w:rPr>
        <w:tab/>
      </w:r>
      <w:r>
        <w:rPr>
          <w:lang w:val="en-GB"/>
        </w:rPr>
        <w:tab/>
      </w:r>
      <w:r w:rsidRPr="00A90677">
        <w:rPr>
          <w:lang w:val="en-GB"/>
        </w:rPr>
        <w:t>2000</w:t>
      </w:r>
      <w:r w:rsidRPr="00A90677">
        <w:rPr>
          <w:lang w:val="en-GB"/>
        </w:rPr>
        <w:tab/>
        <w:t>$15Bn</w:t>
      </w:r>
    </w:p>
    <w:p w:rsidR="00A90677" w:rsidRPr="00A90677" w:rsidRDefault="00A90677" w:rsidP="00A90677">
      <w:pPr>
        <w:pStyle w:val="NormalText"/>
        <w:spacing w:after="0"/>
        <w:rPr>
          <w:lang w:val="en-GB"/>
        </w:rPr>
      </w:pPr>
      <w:r w:rsidRPr="00A90677">
        <w:rPr>
          <w:lang w:val="en-GB"/>
        </w:rPr>
        <w:t>MafiaBoy</w:t>
      </w:r>
      <w:r w:rsidRPr="00A90677">
        <w:rPr>
          <w:lang w:val="en-GB"/>
        </w:rPr>
        <w:tab/>
      </w:r>
      <w:r w:rsidRPr="00A90677">
        <w:rPr>
          <w:lang w:val="en-GB"/>
        </w:rPr>
        <w:tab/>
      </w:r>
      <w:r>
        <w:rPr>
          <w:lang w:val="en-GB"/>
        </w:rPr>
        <w:tab/>
      </w:r>
      <w:r w:rsidRPr="00A90677">
        <w:rPr>
          <w:lang w:val="en-GB"/>
        </w:rPr>
        <w:t>2000</w:t>
      </w:r>
      <w:r w:rsidRPr="00A90677">
        <w:rPr>
          <w:lang w:val="en-GB"/>
        </w:rPr>
        <w:tab/>
        <w:t>$1.2Bn</w:t>
      </w:r>
    </w:p>
    <w:p w:rsidR="00A90677" w:rsidRPr="00A90677" w:rsidRDefault="00A90677" w:rsidP="00A90677">
      <w:pPr>
        <w:pStyle w:val="NormalText"/>
        <w:spacing w:after="0"/>
        <w:rPr>
          <w:lang w:val="en-GB"/>
        </w:rPr>
      </w:pPr>
      <w:r w:rsidRPr="00A90677">
        <w:rPr>
          <w:lang w:val="en-GB"/>
        </w:rPr>
        <w:t>Code Red</w:t>
      </w:r>
      <w:r w:rsidRPr="00A90677">
        <w:rPr>
          <w:lang w:val="en-GB"/>
        </w:rPr>
        <w:tab/>
      </w:r>
      <w:r w:rsidRPr="00A90677">
        <w:rPr>
          <w:lang w:val="en-GB"/>
        </w:rPr>
        <w:tab/>
      </w:r>
      <w:r>
        <w:rPr>
          <w:lang w:val="en-GB"/>
        </w:rPr>
        <w:tab/>
      </w:r>
      <w:r w:rsidRPr="00A90677">
        <w:rPr>
          <w:lang w:val="en-GB"/>
        </w:rPr>
        <w:t>2001</w:t>
      </w:r>
      <w:r w:rsidRPr="00A90677">
        <w:rPr>
          <w:lang w:val="en-GB"/>
        </w:rPr>
        <w:tab/>
        <w:t>$2Bn</w:t>
      </w:r>
    </w:p>
    <w:p w:rsidR="00A90677" w:rsidRPr="00A90677" w:rsidRDefault="00A90677" w:rsidP="00A90677">
      <w:pPr>
        <w:pStyle w:val="NormalText"/>
        <w:spacing w:after="0"/>
        <w:rPr>
          <w:lang w:val="en-GB"/>
        </w:rPr>
      </w:pPr>
      <w:r w:rsidRPr="00A90677">
        <w:rPr>
          <w:lang w:val="en-GB"/>
        </w:rPr>
        <w:t>SQL Slammer</w:t>
      </w:r>
      <w:r w:rsidRPr="00A90677">
        <w:rPr>
          <w:lang w:val="en-GB"/>
        </w:rPr>
        <w:tab/>
      </w:r>
      <w:r>
        <w:rPr>
          <w:lang w:val="en-GB"/>
        </w:rPr>
        <w:tab/>
      </w:r>
      <w:r>
        <w:rPr>
          <w:lang w:val="en-GB"/>
        </w:rPr>
        <w:tab/>
      </w:r>
      <w:r w:rsidRPr="00A90677">
        <w:rPr>
          <w:lang w:val="en-GB"/>
        </w:rPr>
        <w:t>2003</w:t>
      </w:r>
      <w:r w:rsidRPr="00A90677">
        <w:rPr>
          <w:lang w:val="en-GB"/>
        </w:rPr>
        <w:tab/>
        <w:t>$750m - $1Bn</w:t>
      </w:r>
    </w:p>
    <w:p w:rsidR="00A90677" w:rsidRPr="00A90677" w:rsidRDefault="00A90677" w:rsidP="00A90677">
      <w:pPr>
        <w:pStyle w:val="NormalText"/>
        <w:spacing w:after="0"/>
        <w:rPr>
          <w:lang w:val="en-GB"/>
        </w:rPr>
      </w:pPr>
      <w:r w:rsidRPr="00A90677">
        <w:rPr>
          <w:lang w:val="en-GB"/>
        </w:rPr>
        <w:t>MyDoom</w:t>
      </w:r>
      <w:r w:rsidRPr="00A90677">
        <w:rPr>
          <w:lang w:val="en-GB"/>
        </w:rPr>
        <w:tab/>
      </w:r>
      <w:r w:rsidRPr="00A90677">
        <w:rPr>
          <w:lang w:val="en-GB"/>
        </w:rPr>
        <w:tab/>
      </w:r>
      <w:r>
        <w:rPr>
          <w:lang w:val="en-GB"/>
        </w:rPr>
        <w:tab/>
      </w:r>
      <w:r w:rsidRPr="00A90677">
        <w:rPr>
          <w:lang w:val="en-GB"/>
        </w:rPr>
        <w:t>2004</w:t>
      </w:r>
      <w:r w:rsidRPr="00A90677">
        <w:rPr>
          <w:lang w:val="en-GB"/>
        </w:rPr>
        <w:tab/>
        <w:t>$38Bn</w:t>
      </w:r>
    </w:p>
    <w:p w:rsidR="00A90677" w:rsidRPr="00A90677" w:rsidRDefault="00A90677" w:rsidP="00A90677">
      <w:pPr>
        <w:pStyle w:val="NormalText"/>
        <w:spacing w:after="0"/>
        <w:rPr>
          <w:lang w:val="en-GB"/>
        </w:rPr>
      </w:pPr>
      <w:r w:rsidRPr="00A90677">
        <w:rPr>
          <w:lang w:val="en-GB"/>
        </w:rPr>
        <w:lastRenderedPageBreak/>
        <w:t>Sasser</w:t>
      </w:r>
      <w:r w:rsidRPr="00A90677">
        <w:rPr>
          <w:lang w:val="en-GB"/>
        </w:rPr>
        <w:tab/>
      </w:r>
      <w:r w:rsidRPr="00A90677">
        <w:rPr>
          <w:lang w:val="en-GB"/>
        </w:rPr>
        <w:tab/>
      </w:r>
      <w:r>
        <w:rPr>
          <w:lang w:val="en-GB"/>
        </w:rPr>
        <w:tab/>
      </w:r>
      <w:r>
        <w:rPr>
          <w:lang w:val="en-GB"/>
        </w:rPr>
        <w:tab/>
      </w:r>
      <w:r w:rsidRPr="00A90677">
        <w:rPr>
          <w:lang w:val="en-GB"/>
        </w:rPr>
        <w:t>2004</w:t>
      </w:r>
      <w:r w:rsidRPr="00A90677">
        <w:rPr>
          <w:lang w:val="en-GB"/>
        </w:rPr>
        <w:tab/>
        <w:t>$500m</w:t>
      </w:r>
    </w:p>
    <w:p w:rsidR="00A90677" w:rsidRPr="00A90677" w:rsidRDefault="00A90677" w:rsidP="00A90677">
      <w:pPr>
        <w:pStyle w:val="NormalText"/>
        <w:spacing w:after="0"/>
        <w:rPr>
          <w:lang w:val="en-GB"/>
        </w:rPr>
      </w:pPr>
      <w:r w:rsidRPr="00A90677">
        <w:rPr>
          <w:lang w:val="en-GB"/>
        </w:rPr>
        <w:t>Titan Rain</w:t>
      </w:r>
      <w:r w:rsidRPr="00A90677">
        <w:rPr>
          <w:lang w:val="en-GB"/>
        </w:rPr>
        <w:tab/>
      </w:r>
      <w:r w:rsidRPr="00A90677">
        <w:rPr>
          <w:lang w:val="en-GB"/>
        </w:rPr>
        <w:tab/>
      </w:r>
      <w:r>
        <w:rPr>
          <w:lang w:val="en-GB"/>
        </w:rPr>
        <w:tab/>
      </w:r>
      <w:r w:rsidRPr="00A90677">
        <w:rPr>
          <w:lang w:val="en-GB"/>
        </w:rPr>
        <w:t>2004</w:t>
      </w:r>
      <w:r w:rsidRPr="00A90677">
        <w:rPr>
          <w:lang w:val="en-GB"/>
        </w:rPr>
        <w:tab/>
      </w:r>
    </w:p>
    <w:p w:rsidR="00A90677" w:rsidRPr="00A90677" w:rsidRDefault="00A90677" w:rsidP="00A90677">
      <w:pPr>
        <w:pStyle w:val="NormalText"/>
        <w:spacing w:after="0"/>
        <w:rPr>
          <w:lang w:val="en-GB"/>
        </w:rPr>
      </w:pPr>
      <w:r w:rsidRPr="00A90677">
        <w:rPr>
          <w:lang w:val="en-GB"/>
        </w:rPr>
        <w:t>TJX</w:t>
      </w:r>
      <w:r w:rsidRPr="00A90677">
        <w:rPr>
          <w:lang w:val="en-GB"/>
        </w:rPr>
        <w:tab/>
      </w:r>
      <w:r w:rsidRPr="00A90677">
        <w:rPr>
          <w:lang w:val="en-GB"/>
        </w:rPr>
        <w:tab/>
      </w:r>
      <w:r>
        <w:rPr>
          <w:lang w:val="en-GB"/>
        </w:rPr>
        <w:tab/>
      </w:r>
      <w:r>
        <w:rPr>
          <w:lang w:val="en-GB"/>
        </w:rPr>
        <w:tab/>
      </w:r>
      <w:r w:rsidRPr="00A90677">
        <w:rPr>
          <w:lang w:val="en-GB"/>
        </w:rPr>
        <w:t>2005</w:t>
      </w:r>
      <w:r w:rsidRPr="00A90677">
        <w:rPr>
          <w:lang w:val="en-GB"/>
        </w:rPr>
        <w:tab/>
        <w:t>$250m</w:t>
      </w:r>
    </w:p>
    <w:p w:rsidR="00A90677" w:rsidRPr="00A90677" w:rsidRDefault="00A90677" w:rsidP="00A90677">
      <w:pPr>
        <w:pStyle w:val="NormalText"/>
        <w:spacing w:after="0"/>
        <w:rPr>
          <w:lang w:val="en-GB"/>
        </w:rPr>
      </w:pPr>
      <w:r w:rsidRPr="00A90677">
        <w:rPr>
          <w:lang w:val="en-GB"/>
        </w:rPr>
        <w:t>APT1</w:t>
      </w:r>
      <w:r w:rsidRPr="00A90677">
        <w:rPr>
          <w:lang w:val="en-GB"/>
        </w:rPr>
        <w:tab/>
      </w:r>
      <w:r w:rsidRPr="00A90677">
        <w:rPr>
          <w:lang w:val="en-GB"/>
        </w:rPr>
        <w:tab/>
      </w:r>
      <w:r>
        <w:rPr>
          <w:lang w:val="en-GB"/>
        </w:rPr>
        <w:tab/>
      </w:r>
      <w:r>
        <w:rPr>
          <w:lang w:val="en-GB"/>
        </w:rPr>
        <w:tab/>
      </w:r>
      <w:r w:rsidRPr="00A90677">
        <w:rPr>
          <w:lang w:val="en-GB"/>
        </w:rPr>
        <w:t>2006</w:t>
      </w:r>
      <w:r w:rsidRPr="00A90677">
        <w:rPr>
          <w:lang w:val="en-GB"/>
        </w:rPr>
        <w:tab/>
      </w:r>
    </w:p>
    <w:p w:rsidR="00A90677" w:rsidRPr="00A90677" w:rsidRDefault="00A90677" w:rsidP="00A90677">
      <w:pPr>
        <w:pStyle w:val="NormalText"/>
        <w:spacing w:after="0"/>
        <w:rPr>
          <w:lang w:val="en-GB"/>
        </w:rPr>
      </w:pPr>
      <w:r w:rsidRPr="00A90677">
        <w:rPr>
          <w:lang w:val="en-GB"/>
        </w:rPr>
        <w:t>Conficker</w:t>
      </w:r>
      <w:r w:rsidRPr="00A90677">
        <w:rPr>
          <w:lang w:val="en-GB"/>
        </w:rPr>
        <w:tab/>
      </w:r>
      <w:r w:rsidRPr="00A90677">
        <w:rPr>
          <w:lang w:val="en-GB"/>
        </w:rPr>
        <w:tab/>
      </w:r>
      <w:r>
        <w:rPr>
          <w:lang w:val="en-GB"/>
        </w:rPr>
        <w:tab/>
      </w:r>
      <w:r w:rsidRPr="00A90677">
        <w:rPr>
          <w:lang w:val="en-GB"/>
        </w:rPr>
        <w:t>2007</w:t>
      </w:r>
      <w:r w:rsidRPr="00A90677">
        <w:rPr>
          <w:lang w:val="en-GB"/>
        </w:rPr>
        <w:tab/>
        <w:t>$9Bn</w:t>
      </w:r>
    </w:p>
    <w:p w:rsidR="00A90677" w:rsidRPr="00A90677" w:rsidRDefault="00A90677" w:rsidP="00A90677">
      <w:pPr>
        <w:pStyle w:val="NormalText"/>
        <w:spacing w:after="0"/>
        <w:rPr>
          <w:lang w:val="en-GB"/>
        </w:rPr>
      </w:pPr>
      <w:r w:rsidRPr="00A90677">
        <w:rPr>
          <w:lang w:val="en-GB"/>
        </w:rPr>
        <w:t>Zeus</w:t>
      </w:r>
      <w:r w:rsidRPr="00A90677">
        <w:rPr>
          <w:lang w:val="en-GB"/>
        </w:rPr>
        <w:tab/>
      </w:r>
      <w:r w:rsidRPr="00A90677">
        <w:rPr>
          <w:lang w:val="en-GB"/>
        </w:rPr>
        <w:tab/>
      </w:r>
      <w:r>
        <w:rPr>
          <w:lang w:val="en-GB"/>
        </w:rPr>
        <w:tab/>
      </w:r>
      <w:r>
        <w:rPr>
          <w:lang w:val="en-GB"/>
        </w:rPr>
        <w:tab/>
      </w:r>
      <w:r w:rsidRPr="00A90677">
        <w:rPr>
          <w:lang w:val="en-GB"/>
        </w:rPr>
        <w:t>2007</w:t>
      </w:r>
      <w:r w:rsidRPr="00A90677">
        <w:rPr>
          <w:lang w:val="en-GB"/>
        </w:rPr>
        <w:tab/>
        <w:t>$70m</w:t>
      </w:r>
    </w:p>
    <w:p w:rsidR="00A90677" w:rsidRPr="00A90677" w:rsidRDefault="00A90677" w:rsidP="00A90677">
      <w:pPr>
        <w:pStyle w:val="NormalText"/>
        <w:spacing w:after="0"/>
        <w:rPr>
          <w:lang w:val="en-GB"/>
        </w:rPr>
      </w:pPr>
      <w:r w:rsidRPr="00A90677">
        <w:rPr>
          <w:lang w:val="en-GB"/>
        </w:rPr>
        <w:t>Estonian Cyber attack</w:t>
      </w:r>
      <w:r w:rsidRPr="00A90677">
        <w:rPr>
          <w:lang w:val="en-GB"/>
        </w:rPr>
        <w:tab/>
      </w:r>
      <w:r>
        <w:rPr>
          <w:lang w:val="en-GB"/>
        </w:rPr>
        <w:tab/>
      </w:r>
      <w:r w:rsidRPr="00A90677">
        <w:rPr>
          <w:lang w:val="en-GB"/>
        </w:rPr>
        <w:t>2007</w:t>
      </w:r>
      <w:r w:rsidRPr="00A90677">
        <w:rPr>
          <w:lang w:val="en-GB"/>
        </w:rPr>
        <w:tab/>
      </w:r>
    </w:p>
    <w:p w:rsidR="00A90677" w:rsidRPr="00A90677" w:rsidRDefault="00A90677" w:rsidP="00A90677">
      <w:pPr>
        <w:pStyle w:val="NormalText"/>
        <w:spacing w:after="0"/>
        <w:rPr>
          <w:lang w:val="en-GB"/>
        </w:rPr>
      </w:pPr>
      <w:r w:rsidRPr="00A90677">
        <w:rPr>
          <w:lang w:val="en-GB"/>
        </w:rPr>
        <w:t>Heartland</w:t>
      </w:r>
      <w:r w:rsidRPr="00A90677">
        <w:rPr>
          <w:lang w:val="en-GB"/>
        </w:rPr>
        <w:tab/>
      </w:r>
      <w:r w:rsidRPr="00A90677">
        <w:rPr>
          <w:lang w:val="en-GB"/>
        </w:rPr>
        <w:tab/>
      </w:r>
      <w:r>
        <w:rPr>
          <w:lang w:val="en-GB"/>
        </w:rPr>
        <w:tab/>
      </w:r>
      <w:r w:rsidRPr="00A90677">
        <w:rPr>
          <w:lang w:val="en-GB"/>
        </w:rPr>
        <w:t>2008</w:t>
      </w:r>
      <w:r w:rsidRPr="00A90677">
        <w:rPr>
          <w:lang w:val="en-GB"/>
        </w:rPr>
        <w:tab/>
        <w:t>$140m</w:t>
      </w:r>
    </w:p>
    <w:p w:rsidR="00A90677" w:rsidRPr="00A90677" w:rsidRDefault="00A90677" w:rsidP="00A90677">
      <w:pPr>
        <w:pStyle w:val="NormalText"/>
        <w:spacing w:after="0"/>
        <w:rPr>
          <w:lang w:val="en-GB"/>
        </w:rPr>
      </w:pPr>
      <w:r w:rsidRPr="00A90677">
        <w:rPr>
          <w:lang w:val="en-GB"/>
        </w:rPr>
        <w:t>RBS WorldPay</w:t>
      </w:r>
      <w:r w:rsidRPr="00A90677">
        <w:rPr>
          <w:lang w:val="en-GB"/>
        </w:rPr>
        <w:tab/>
      </w:r>
      <w:r>
        <w:rPr>
          <w:lang w:val="en-GB"/>
        </w:rPr>
        <w:tab/>
      </w:r>
      <w:r>
        <w:rPr>
          <w:lang w:val="en-GB"/>
        </w:rPr>
        <w:tab/>
      </w:r>
      <w:r w:rsidRPr="00A90677">
        <w:rPr>
          <w:lang w:val="en-GB"/>
        </w:rPr>
        <w:t>2008</w:t>
      </w:r>
      <w:r w:rsidRPr="00A90677">
        <w:rPr>
          <w:lang w:val="en-GB"/>
        </w:rPr>
        <w:tab/>
        <w:t>$9m</w:t>
      </w:r>
    </w:p>
    <w:p w:rsidR="00A90677" w:rsidRPr="00A90677" w:rsidRDefault="00A90677" w:rsidP="00A90677">
      <w:pPr>
        <w:pStyle w:val="NormalText"/>
        <w:spacing w:after="0"/>
        <w:rPr>
          <w:lang w:val="en-GB"/>
        </w:rPr>
      </w:pPr>
      <w:r w:rsidRPr="00A90677">
        <w:rPr>
          <w:lang w:val="en-GB"/>
        </w:rPr>
        <w:t>Stuxnet</w:t>
      </w:r>
      <w:r w:rsidRPr="00A90677">
        <w:rPr>
          <w:lang w:val="en-GB"/>
        </w:rPr>
        <w:tab/>
      </w:r>
      <w:r w:rsidRPr="00A90677">
        <w:rPr>
          <w:lang w:val="en-GB"/>
        </w:rPr>
        <w:tab/>
      </w:r>
      <w:r>
        <w:rPr>
          <w:lang w:val="en-GB"/>
        </w:rPr>
        <w:tab/>
      </w:r>
      <w:r>
        <w:rPr>
          <w:lang w:val="en-GB"/>
        </w:rPr>
        <w:tab/>
      </w:r>
      <w:r w:rsidRPr="00A90677">
        <w:rPr>
          <w:lang w:val="en-GB"/>
        </w:rPr>
        <w:t>2010</w:t>
      </w:r>
      <w:r w:rsidRPr="00A90677">
        <w:rPr>
          <w:lang w:val="en-GB"/>
        </w:rPr>
        <w:tab/>
      </w:r>
    </w:p>
    <w:p w:rsidR="00A90677" w:rsidRPr="00A90677" w:rsidRDefault="00A90677" w:rsidP="00A90677">
      <w:pPr>
        <w:pStyle w:val="NormalText"/>
        <w:spacing w:after="0"/>
        <w:rPr>
          <w:lang w:val="en-GB"/>
        </w:rPr>
      </w:pPr>
      <w:r w:rsidRPr="00A90677">
        <w:rPr>
          <w:lang w:val="en-GB"/>
        </w:rPr>
        <w:t>Aurora</w:t>
      </w:r>
      <w:r w:rsidRPr="00A90677">
        <w:rPr>
          <w:lang w:val="en-GB"/>
        </w:rPr>
        <w:tab/>
      </w:r>
      <w:r w:rsidRPr="00A90677">
        <w:rPr>
          <w:lang w:val="en-GB"/>
        </w:rPr>
        <w:tab/>
      </w:r>
      <w:r>
        <w:rPr>
          <w:lang w:val="en-GB"/>
        </w:rPr>
        <w:tab/>
      </w:r>
      <w:r>
        <w:rPr>
          <w:lang w:val="en-GB"/>
        </w:rPr>
        <w:tab/>
      </w:r>
      <w:r w:rsidRPr="00A90677">
        <w:rPr>
          <w:lang w:val="en-GB"/>
        </w:rPr>
        <w:t>2010</w:t>
      </w:r>
      <w:r w:rsidRPr="00A90677">
        <w:rPr>
          <w:lang w:val="en-GB"/>
        </w:rPr>
        <w:tab/>
      </w:r>
    </w:p>
    <w:p w:rsidR="00A90677" w:rsidRPr="00A90677" w:rsidRDefault="00A90677" w:rsidP="00A90677">
      <w:pPr>
        <w:pStyle w:val="NormalText"/>
        <w:spacing w:after="0"/>
        <w:rPr>
          <w:lang w:val="en-GB"/>
        </w:rPr>
      </w:pPr>
      <w:r w:rsidRPr="00A90677">
        <w:rPr>
          <w:lang w:val="en-GB"/>
        </w:rPr>
        <w:t>Epsilon</w:t>
      </w:r>
      <w:r w:rsidRPr="00A90677">
        <w:rPr>
          <w:lang w:val="en-GB"/>
        </w:rPr>
        <w:tab/>
      </w:r>
      <w:r w:rsidRPr="00A90677">
        <w:rPr>
          <w:lang w:val="en-GB"/>
        </w:rPr>
        <w:tab/>
      </w:r>
      <w:r>
        <w:rPr>
          <w:lang w:val="en-GB"/>
        </w:rPr>
        <w:tab/>
      </w:r>
      <w:r>
        <w:rPr>
          <w:lang w:val="en-GB"/>
        </w:rPr>
        <w:tab/>
      </w:r>
      <w:r w:rsidRPr="00A90677">
        <w:rPr>
          <w:lang w:val="en-GB"/>
        </w:rPr>
        <w:t>2011</w:t>
      </w:r>
      <w:r w:rsidRPr="00A90677">
        <w:rPr>
          <w:lang w:val="en-GB"/>
        </w:rPr>
        <w:tab/>
        <w:t>£225m to $4Bn</w:t>
      </w:r>
    </w:p>
    <w:p w:rsidR="00A90677" w:rsidRPr="00A90677" w:rsidRDefault="00A90677" w:rsidP="00A90677">
      <w:pPr>
        <w:pStyle w:val="NormalText"/>
        <w:spacing w:after="0"/>
        <w:rPr>
          <w:lang w:val="en-GB"/>
        </w:rPr>
      </w:pPr>
      <w:r w:rsidRPr="00A90677">
        <w:rPr>
          <w:lang w:val="en-GB"/>
        </w:rPr>
        <w:t xml:space="preserve">Sony Playstation </w:t>
      </w:r>
      <w:r w:rsidRPr="00A90677">
        <w:rPr>
          <w:lang w:val="en-GB"/>
        </w:rPr>
        <w:tab/>
      </w:r>
      <w:r>
        <w:rPr>
          <w:lang w:val="en-GB"/>
        </w:rPr>
        <w:tab/>
      </w:r>
      <w:r w:rsidRPr="00A90677">
        <w:rPr>
          <w:lang w:val="en-GB"/>
        </w:rPr>
        <w:t>2011</w:t>
      </w:r>
      <w:r w:rsidRPr="00A90677">
        <w:rPr>
          <w:lang w:val="en-GB"/>
        </w:rPr>
        <w:tab/>
        <w:t>$1 – 2Bn</w:t>
      </w:r>
    </w:p>
    <w:p w:rsidR="00A90677" w:rsidRPr="00A90677" w:rsidRDefault="00A90677" w:rsidP="00A90677">
      <w:pPr>
        <w:pStyle w:val="NormalText"/>
        <w:spacing w:after="0"/>
        <w:rPr>
          <w:lang w:val="en-GB"/>
        </w:rPr>
      </w:pPr>
      <w:r w:rsidRPr="00A90677">
        <w:rPr>
          <w:lang w:val="en-GB"/>
        </w:rPr>
        <w:t>Citigroup</w:t>
      </w:r>
      <w:r w:rsidRPr="00A90677">
        <w:rPr>
          <w:lang w:val="en-GB"/>
        </w:rPr>
        <w:tab/>
      </w:r>
      <w:r w:rsidRPr="00A90677">
        <w:rPr>
          <w:lang w:val="en-GB"/>
        </w:rPr>
        <w:tab/>
      </w:r>
      <w:r>
        <w:rPr>
          <w:lang w:val="en-GB"/>
        </w:rPr>
        <w:tab/>
      </w:r>
      <w:r w:rsidRPr="00A90677">
        <w:rPr>
          <w:lang w:val="en-GB"/>
        </w:rPr>
        <w:t>2011</w:t>
      </w:r>
      <w:r w:rsidRPr="00A90677">
        <w:rPr>
          <w:lang w:val="en-GB"/>
        </w:rPr>
        <w:tab/>
        <w:t>$2.7m</w:t>
      </w:r>
    </w:p>
    <w:p w:rsidR="00A90677" w:rsidRPr="00A90677" w:rsidRDefault="00A90677" w:rsidP="00A90677">
      <w:pPr>
        <w:pStyle w:val="NormalText"/>
        <w:spacing w:after="0"/>
        <w:rPr>
          <w:lang w:val="en-GB"/>
        </w:rPr>
      </w:pPr>
      <w:r w:rsidRPr="00A90677">
        <w:rPr>
          <w:lang w:val="en-GB"/>
        </w:rPr>
        <w:t>RSA</w:t>
      </w:r>
      <w:r w:rsidRPr="00A90677">
        <w:rPr>
          <w:lang w:val="en-GB"/>
        </w:rPr>
        <w:tab/>
      </w:r>
      <w:r w:rsidRPr="00A90677">
        <w:rPr>
          <w:lang w:val="en-GB"/>
        </w:rPr>
        <w:tab/>
      </w:r>
      <w:r>
        <w:rPr>
          <w:lang w:val="en-GB"/>
        </w:rPr>
        <w:tab/>
      </w:r>
      <w:r>
        <w:rPr>
          <w:lang w:val="en-GB"/>
        </w:rPr>
        <w:tab/>
      </w:r>
      <w:r w:rsidRPr="00A90677">
        <w:rPr>
          <w:lang w:val="en-GB"/>
        </w:rPr>
        <w:t>2011</w:t>
      </w:r>
      <w:r w:rsidRPr="00A90677">
        <w:rPr>
          <w:lang w:val="en-GB"/>
        </w:rPr>
        <w:tab/>
        <w:t>$66m</w:t>
      </w:r>
    </w:p>
    <w:p w:rsidR="00A90677" w:rsidRPr="00A90677" w:rsidRDefault="00A90677" w:rsidP="00A90677">
      <w:pPr>
        <w:pStyle w:val="NormalText"/>
        <w:spacing w:after="0"/>
        <w:rPr>
          <w:lang w:val="en-GB"/>
        </w:rPr>
      </w:pPr>
      <w:r w:rsidRPr="00A90677">
        <w:rPr>
          <w:lang w:val="en-GB"/>
        </w:rPr>
        <w:t>Operation Ababil</w:t>
      </w:r>
      <w:r w:rsidRPr="00A90677">
        <w:rPr>
          <w:lang w:val="en-GB"/>
        </w:rPr>
        <w:tab/>
      </w:r>
      <w:r>
        <w:rPr>
          <w:lang w:val="en-GB"/>
        </w:rPr>
        <w:tab/>
      </w:r>
      <w:r w:rsidRPr="00A90677">
        <w:rPr>
          <w:lang w:val="en-GB"/>
        </w:rPr>
        <w:t>2012</w:t>
      </w:r>
      <w:r w:rsidRPr="00A90677">
        <w:rPr>
          <w:lang w:val="en-GB"/>
        </w:rPr>
        <w:tab/>
      </w:r>
    </w:p>
    <w:p w:rsidR="00A90677" w:rsidRPr="00A90677" w:rsidRDefault="00A90677" w:rsidP="00A90677">
      <w:pPr>
        <w:pStyle w:val="NormalText"/>
        <w:spacing w:after="0"/>
        <w:rPr>
          <w:lang w:val="en-GB"/>
        </w:rPr>
      </w:pPr>
      <w:r w:rsidRPr="00A90677">
        <w:rPr>
          <w:lang w:val="en-GB"/>
        </w:rPr>
        <w:t>Shamoon</w:t>
      </w:r>
      <w:r w:rsidRPr="00A90677">
        <w:rPr>
          <w:lang w:val="en-GB"/>
        </w:rPr>
        <w:tab/>
      </w:r>
      <w:r w:rsidRPr="00A90677">
        <w:rPr>
          <w:lang w:val="en-GB"/>
        </w:rPr>
        <w:tab/>
      </w:r>
      <w:r>
        <w:rPr>
          <w:lang w:val="en-GB"/>
        </w:rPr>
        <w:tab/>
      </w:r>
      <w:r w:rsidRPr="00A90677">
        <w:rPr>
          <w:lang w:val="en-GB"/>
        </w:rPr>
        <w:t>2012</w:t>
      </w:r>
      <w:r w:rsidRPr="00A90677">
        <w:rPr>
          <w:lang w:val="en-GB"/>
        </w:rPr>
        <w:tab/>
      </w:r>
    </w:p>
    <w:p w:rsidR="00A90677" w:rsidRPr="00A90677" w:rsidRDefault="00A90677" w:rsidP="00A90677">
      <w:pPr>
        <w:pStyle w:val="NormalText"/>
        <w:spacing w:after="0"/>
        <w:rPr>
          <w:lang w:val="en-GB"/>
        </w:rPr>
      </w:pPr>
      <w:r w:rsidRPr="00A90677">
        <w:rPr>
          <w:lang w:val="en-GB"/>
        </w:rPr>
        <w:t>Flame / Skywiper</w:t>
      </w:r>
      <w:r w:rsidRPr="00A90677">
        <w:rPr>
          <w:lang w:val="en-GB"/>
        </w:rPr>
        <w:tab/>
      </w:r>
      <w:r>
        <w:rPr>
          <w:lang w:val="en-GB"/>
        </w:rPr>
        <w:tab/>
      </w:r>
      <w:r w:rsidRPr="00A90677">
        <w:rPr>
          <w:lang w:val="en-GB"/>
        </w:rPr>
        <w:t>2012</w:t>
      </w:r>
      <w:r w:rsidRPr="00A90677">
        <w:rPr>
          <w:lang w:val="en-GB"/>
        </w:rPr>
        <w:tab/>
      </w:r>
    </w:p>
    <w:p w:rsidR="00A90677" w:rsidRPr="00A90677" w:rsidRDefault="00A90677" w:rsidP="00A90677">
      <w:pPr>
        <w:pStyle w:val="NormalText"/>
        <w:spacing w:after="0"/>
        <w:rPr>
          <w:lang w:val="en-GB"/>
        </w:rPr>
      </w:pPr>
      <w:r w:rsidRPr="00A90677">
        <w:rPr>
          <w:lang w:val="en-GB"/>
        </w:rPr>
        <w:t>The Unlimited Operation</w:t>
      </w:r>
      <w:r w:rsidRPr="00A90677">
        <w:rPr>
          <w:lang w:val="en-GB"/>
        </w:rPr>
        <w:tab/>
        <w:t>2012</w:t>
      </w:r>
      <w:r w:rsidRPr="00A90677">
        <w:rPr>
          <w:lang w:val="en-GB"/>
        </w:rPr>
        <w:tab/>
        <w:t>$45m</w:t>
      </w:r>
    </w:p>
    <w:p w:rsidR="00A90677" w:rsidRPr="00A90677" w:rsidRDefault="002324E5" w:rsidP="00A90677">
      <w:pPr>
        <w:pStyle w:val="NormalText"/>
        <w:spacing w:after="0"/>
        <w:rPr>
          <w:lang w:val="en-GB"/>
        </w:rPr>
      </w:pPr>
      <w:r>
        <w:rPr>
          <w:lang w:val="en-GB"/>
        </w:rPr>
        <w:t>CloudFlare</w:t>
      </w:r>
      <w:r w:rsidR="00A90677" w:rsidRPr="00A90677">
        <w:rPr>
          <w:lang w:val="en-GB"/>
        </w:rPr>
        <w:tab/>
      </w:r>
      <w:r w:rsidR="00A90677">
        <w:rPr>
          <w:lang w:val="en-GB"/>
        </w:rPr>
        <w:tab/>
      </w:r>
      <w:r w:rsidR="00A90677">
        <w:rPr>
          <w:lang w:val="en-GB"/>
        </w:rPr>
        <w:tab/>
      </w:r>
      <w:r w:rsidR="00A90677" w:rsidRPr="00A90677">
        <w:rPr>
          <w:lang w:val="en-GB"/>
        </w:rPr>
        <w:t>2013</w:t>
      </w:r>
      <w:r w:rsidR="00A90677" w:rsidRPr="00A90677">
        <w:rPr>
          <w:lang w:val="en-GB"/>
        </w:rPr>
        <w:tab/>
      </w:r>
    </w:p>
    <w:p w:rsidR="00A90677" w:rsidRPr="00A90677" w:rsidRDefault="00A90677" w:rsidP="00A90677">
      <w:pPr>
        <w:pStyle w:val="NormalText"/>
        <w:spacing w:after="0"/>
        <w:rPr>
          <w:lang w:val="en-GB"/>
        </w:rPr>
      </w:pPr>
      <w:r w:rsidRPr="00A90677">
        <w:rPr>
          <w:lang w:val="en-GB"/>
        </w:rPr>
        <w:t>ObamaTwitter Scare</w:t>
      </w:r>
      <w:r w:rsidRPr="00A90677">
        <w:rPr>
          <w:lang w:val="en-GB"/>
        </w:rPr>
        <w:tab/>
      </w:r>
      <w:r>
        <w:rPr>
          <w:lang w:val="en-GB"/>
        </w:rPr>
        <w:tab/>
      </w:r>
      <w:r w:rsidRPr="00A90677">
        <w:rPr>
          <w:lang w:val="en-GB"/>
        </w:rPr>
        <w:t>2013</w:t>
      </w:r>
      <w:r w:rsidRPr="00A90677">
        <w:rPr>
          <w:lang w:val="en-GB"/>
        </w:rPr>
        <w:tab/>
        <w:t xml:space="preserve"> </w:t>
      </w:r>
    </w:p>
    <w:p w:rsidR="00A90677" w:rsidRDefault="00A90677" w:rsidP="00A90677">
      <w:pPr>
        <w:pStyle w:val="NormalText"/>
        <w:spacing w:after="0"/>
      </w:pPr>
    </w:p>
    <w:p w:rsidR="0013434E" w:rsidDel="00592FEA" w:rsidRDefault="0013434E" w:rsidP="0013434E">
      <w:pPr>
        <w:pStyle w:val="NormalText"/>
        <w:rPr>
          <w:del w:id="50" w:author="Ruffle" w:date="2013-08-23T13:50:00Z"/>
        </w:rPr>
      </w:pPr>
      <w:del w:id="51" w:author="Ruffle" w:date="2013-08-23T13:50:00Z">
        <w:r w:rsidDel="00592FEA">
          <w:delText xml:space="preserve">Statistical analysis of the frequency and severity of virus impacts over the past </w:delText>
        </w:r>
        <w:r w:rsidR="00A90677" w:rsidDel="00592FEA">
          <w:delText>13</w:delText>
        </w:r>
        <w:r w:rsidDel="00592FEA">
          <w:delText xml:space="preserve"> years provides an estimate of the probability of experiencing different scales of loss in the next twelve months.  The loss probability distribution is also adjusted to take into account the increasing reliance of commercial activity on information technology, the increased investment in network security and the growing prevalence and</w:delText>
        </w:r>
        <w:r w:rsidR="00A90677" w:rsidDel="00592FEA">
          <w:delText xml:space="preserve"> sophistication of modern cyber attacks</w:delText>
        </w:r>
        <w:r w:rsidDel="00592FEA">
          <w:delText>.  The loss level that would be achieved with 1% probability is estimated at over $90 Bn.</w:delText>
        </w:r>
      </w:del>
    </w:p>
    <w:p w:rsidR="00733EF0" w:rsidRDefault="00733EF0" w:rsidP="00733EF0">
      <w:pPr>
        <w:pStyle w:val="Heading2"/>
      </w:pPr>
      <w:r>
        <w:t>Historical event examples</w:t>
      </w:r>
    </w:p>
    <w:p w:rsidR="0053627A" w:rsidRPr="007A6A5B" w:rsidRDefault="007A6A5B" w:rsidP="00733EF0">
      <w:pPr>
        <w:pStyle w:val="NormalText"/>
        <w:rPr>
          <w:i/>
        </w:rPr>
      </w:pPr>
      <w:r w:rsidRPr="007A6A5B">
        <w:rPr>
          <w:i/>
        </w:rPr>
        <w:t>Conficker Worm (2008 to present)</w:t>
      </w:r>
    </w:p>
    <w:p w:rsidR="007A6A5B" w:rsidRDefault="007A6A5B" w:rsidP="00733EF0">
      <w:pPr>
        <w:pStyle w:val="NormalText"/>
      </w:pPr>
      <w:r>
        <w:t xml:space="preserve">This worm is most closely related to the attacks that affected the early internet, such as ILOVEYOU and MyDoom. It originally targeted </w:t>
      </w:r>
      <w:r w:rsidR="001F3438">
        <w:t xml:space="preserve">a </w:t>
      </w:r>
      <w:r>
        <w:t>vuln</w:t>
      </w:r>
      <w:r w:rsidR="001F3438">
        <w:t xml:space="preserve">erability in Microsoft Windows </w:t>
      </w:r>
      <w:r w:rsidR="001F3438" w:rsidRPr="001F3438">
        <w:t>which was fixed by Microsoft a long time ago and no longer exists in the latest versions of Windows</w:t>
      </w:r>
      <w:r w:rsidR="001F3438">
        <w:t>. Once the worm</w:t>
      </w:r>
      <w:r>
        <w:t xml:space="preserve"> has infected </w:t>
      </w:r>
      <w:r w:rsidR="001F3438">
        <w:t>its host it no longer needs the</w:t>
      </w:r>
      <w:r>
        <w:t xml:space="preserve"> vulnerability. The worm has numerous methods of spreading itself and has the ability to be upgraded </w:t>
      </w:r>
      <w:r w:rsidR="00181356">
        <w:t>by</w:t>
      </w:r>
      <w:r>
        <w:t xml:space="preserve"> its originators (perpetrators unknown</w:t>
      </w:r>
      <w:r w:rsidR="00181356">
        <w:t>,</w:t>
      </w:r>
      <w:r>
        <w:t xml:space="preserve"> but thought to reside in Ukraine). There have been five versions of Conficker to date (A through E) each becoming increasingly malicious</w:t>
      </w:r>
      <w:r w:rsidR="001F3438">
        <w:t>. T</w:t>
      </w:r>
      <w:r w:rsidR="009F7140">
        <w:t>he worm is currently ‘in remission’ having had its links cut to its command and control servers.</w:t>
      </w:r>
      <w:r>
        <w:t xml:space="preserve"> </w:t>
      </w:r>
      <w:r w:rsidR="009F7140">
        <w:t>1.8 million</w:t>
      </w:r>
      <w:r>
        <w:t xml:space="preserve"> PCs are still infected, years after the initial</w:t>
      </w:r>
      <w:r w:rsidR="00181356">
        <w:t xml:space="preserve"> infection</w:t>
      </w:r>
      <w:r>
        <w:t>. McAfee estimates the total global loss from Conficker at $9bn.</w:t>
      </w:r>
    </w:p>
    <w:p w:rsidR="007A6A5B" w:rsidRPr="005957E7" w:rsidRDefault="007A6A5B" w:rsidP="00733EF0">
      <w:pPr>
        <w:pStyle w:val="NormalText"/>
        <w:rPr>
          <w:i/>
        </w:rPr>
      </w:pPr>
      <w:r w:rsidRPr="005957E7">
        <w:rPr>
          <w:i/>
        </w:rPr>
        <w:t>Stuxnet (2009)</w:t>
      </w:r>
    </w:p>
    <w:p w:rsidR="003F0ADD" w:rsidRDefault="003F0ADD" w:rsidP="003F0ADD">
      <w:pPr>
        <w:pStyle w:val="NormalText"/>
        <w:rPr>
          <w:ins w:id="52" w:author="Ruffle" w:date="2013-07-31T11:59:00Z"/>
        </w:rPr>
      </w:pPr>
      <w:ins w:id="53" w:author="Ruffle" w:date="2013-07-31T11:59:00Z">
        <w:r>
          <w:t>Stuxnet was a game changer – although losses were not large, it made headlines because malicious code was seen deliberately targeting physical critical infrastructure. Stuxnet targeted industrial systems under control of the Siemens PCS7 SCADA (Supervisory Control and Data Acquisition) system. The specific target appears to be the Natanz Nuclear Facility in Iran where it spun 1000 nuclear centrifuges past their operating limits and destroyed them. It also caused damage to other industrial systems under control of the Siemens system; the oil industry seems to have been particularly affected. The perpetrators are generally considered to be the US and Israel.</w:t>
        </w:r>
      </w:ins>
    </w:p>
    <w:p w:rsidR="007A6A5B" w:rsidDel="003F0ADD" w:rsidRDefault="00BC7ADC" w:rsidP="00733EF0">
      <w:pPr>
        <w:pStyle w:val="NormalText"/>
        <w:rPr>
          <w:del w:id="54" w:author="Ruffle" w:date="2013-07-31T11:59:00Z"/>
        </w:rPr>
      </w:pPr>
      <w:del w:id="55" w:author="Ruffle" w:date="2013-07-31T11:59:00Z">
        <w:r w:rsidDel="003F0ADD">
          <w:lastRenderedPageBreak/>
          <w:delText>Stuxnet was a game changer</w:delText>
        </w:r>
        <w:r w:rsidR="00C712AD" w:rsidDel="003F0ADD">
          <w:delText xml:space="preserve"> </w:delText>
        </w:r>
        <w:r w:rsidDel="003F0ADD">
          <w:delText xml:space="preserve">– </w:delText>
        </w:r>
        <w:r w:rsidR="009F7140" w:rsidDel="003F0ADD">
          <w:delText xml:space="preserve">although losses were not large, it was </w:delText>
        </w:r>
        <w:r w:rsidDel="003F0ADD">
          <w:delText xml:space="preserve">the first time malicious code was seen deliberately targeting physical </w:delText>
        </w:r>
        <w:r w:rsidR="00DF28B9" w:rsidDel="003F0ADD">
          <w:delText xml:space="preserve">critical </w:delText>
        </w:r>
        <w:r w:rsidDel="003F0ADD">
          <w:delText xml:space="preserve">infrastructure. Stuxnet </w:delText>
        </w:r>
        <w:r w:rsidR="00C712AD" w:rsidDel="003F0ADD">
          <w:delText xml:space="preserve">targeted </w:delText>
        </w:r>
        <w:r w:rsidDel="003F0ADD">
          <w:delText xml:space="preserve">industrial systems under control of the Siemens PCS7 SCADA (Supervisory Control and Data Acquisition) system. The specific target appears to be the Natanz Nuclear Facility in Iran where it spun 1000 nuclear centrifuges past their operating limits and destroyed them. </w:delText>
        </w:r>
        <w:r w:rsidR="00C712AD" w:rsidDel="003F0ADD">
          <w:delText xml:space="preserve">It also caused damage to other industrial systems under control of the Siemens system; the oil industry seems to have been particularly affected. </w:delText>
        </w:r>
        <w:r w:rsidR="005957E7" w:rsidDel="003F0ADD">
          <w:delText>The perpetrators are generally considered to be the US and Israel.</w:delText>
        </w:r>
      </w:del>
    </w:p>
    <w:p w:rsidR="005957E7" w:rsidRPr="005957E7" w:rsidRDefault="005957E7" w:rsidP="00733EF0">
      <w:pPr>
        <w:pStyle w:val="NormalText"/>
        <w:rPr>
          <w:i/>
        </w:rPr>
      </w:pPr>
      <w:r w:rsidRPr="005957E7">
        <w:rPr>
          <w:i/>
        </w:rPr>
        <w:t>The Unlimited Operation (2012 – 2013)</w:t>
      </w:r>
    </w:p>
    <w:p w:rsidR="005957E7" w:rsidRDefault="005957E7" w:rsidP="00733EF0">
      <w:pPr>
        <w:pStyle w:val="NormalText"/>
        <w:rPr>
          <w:ins w:id="56" w:author="Ruffle" w:date="2013-07-31T11:37:00Z"/>
        </w:rPr>
      </w:pPr>
      <w:r>
        <w:t xml:space="preserve">This was an organized crime </w:t>
      </w:r>
      <w:r w:rsidR="001F3438">
        <w:t xml:space="preserve">of the type </w:t>
      </w:r>
      <w:r>
        <w:t>known as a ‘backer – hacker – casher’ attack. Hackers were paid to compromise two banks in the Middle East</w:t>
      </w:r>
      <w:r w:rsidR="001F3438">
        <w:t xml:space="preserve"> — </w:t>
      </w:r>
      <w:r w:rsidR="00181356" w:rsidRPr="00181356">
        <w:t>the National Bank of Ras Al-Khaimah PSC in the United Arab Emirates and the Bank of Muscat in Oman</w:t>
      </w:r>
      <w:r w:rsidR="00181356">
        <w:t xml:space="preserve"> </w:t>
      </w:r>
      <w:r w:rsidR="001F3438">
        <w:t>—</w:t>
      </w:r>
      <w:r w:rsidR="00181356">
        <w:t xml:space="preserve"> </w:t>
      </w:r>
      <w:r>
        <w:t xml:space="preserve">where prepaid debit card accounts were breached and </w:t>
      </w:r>
      <w:r w:rsidR="00392F92" w:rsidRPr="00392F92">
        <w:t>the withdrawal limits normally placed on debit card accounts</w:t>
      </w:r>
      <w:r w:rsidR="001F3438">
        <w:t xml:space="preserve"> were</w:t>
      </w:r>
      <w:r w:rsidR="00392F92">
        <w:t xml:space="preserve"> removed</w:t>
      </w:r>
      <w:r>
        <w:t xml:space="preserve">. Then teams of operatives on the ground (the cashers) were provided with corresponding compromised debit cards which were used to extract cash from ATMs in various places around the world. A map of their extractions from ATMs in Manhattan is shown </w:t>
      </w:r>
      <w:r w:rsidR="00AD6A60">
        <w:t>at figure 4</w:t>
      </w:r>
      <w:r>
        <w:t>.</w:t>
      </w:r>
    </w:p>
    <w:p w:rsidR="008C6206" w:rsidRPr="005473D6" w:rsidRDefault="008C6206" w:rsidP="008C6206">
      <w:pPr>
        <w:pStyle w:val="NormalText"/>
      </w:pPr>
      <w:moveToRangeStart w:id="57" w:author="Ruffle" w:date="2013-07-31T11:37:00Z" w:name="move363033958"/>
      <w:moveTo w:id="58" w:author="Ruffle" w:date="2013-07-31T11:37:00Z">
        <w:r>
          <w:t>There were two attacks – the first in December 2012 lasted 3 hours and netted $5m. A second attack in April 2013 netted $40m in 9 hours. Some cashers were later arrested.</w:t>
        </w:r>
      </w:moveTo>
    </w:p>
    <w:moveToRangeEnd w:id="57"/>
    <w:p w:rsidR="008C6206" w:rsidRDefault="008C6206" w:rsidP="00733EF0">
      <w:pPr>
        <w:pStyle w:val="NormalText"/>
      </w:pPr>
    </w:p>
    <w:p w:rsidR="005957E7" w:rsidRDefault="005957E7" w:rsidP="0088543A">
      <w:pPr>
        <w:pStyle w:val="NormalText"/>
        <w:jc w:val="center"/>
      </w:pPr>
      <w:r w:rsidRPr="005957E7">
        <w:rPr>
          <w:noProof/>
          <w:lang w:val="en-GB" w:eastAsia="en-GB"/>
        </w:rPr>
        <w:drawing>
          <wp:inline distT="0" distB="0" distL="0" distR="0">
            <wp:extent cx="2511600" cy="1990726"/>
            <wp:effectExtent l="19050" t="0" r="3000" b="0"/>
            <wp:docPr id="4" name="Picture 3"/>
            <wp:cNvGraphicFramePr/>
            <a:graphic xmlns:a="http://schemas.openxmlformats.org/drawingml/2006/main">
              <a:graphicData uri="http://schemas.openxmlformats.org/drawingml/2006/picture">
                <pic:pic xmlns:pic="http://schemas.openxmlformats.org/drawingml/2006/picture">
                  <pic:nvPicPr>
                    <pic:cNvPr id="18433" name="Picture 1"/>
                    <pic:cNvPicPr>
                      <a:picLocks noChangeAspect="1" noChangeArrowheads="1"/>
                    </pic:cNvPicPr>
                  </pic:nvPicPr>
                  <pic:blipFill>
                    <a:blip r:embed="rId17" cstate="print"/>
                    <a:srcRect/>
                    <a:stretch>
                      <a:fillRect/>
                    </a:stretch>
                  </pic:blipFill>
                  <pic:spPr bwMode="auto">
                    <a:xfrm>
                      <a:off x="0" y="0"/>
                      <a:ext cx="2514857" cy="1993308"/>
                    </a:xfrm>
                    <a:prstGeom prst="rect">
                      <a:avLst/>
                    </a:prstGeom>
                    <a:noFill/>
                    <a:ln w="9525">
                      <a:noFill/>
                      <a:miter lim="800000"/>
                      <a:headEnd/>
                      <a:tailEnd/>
                    </a:ln>
                  </pic:spPr>
                </pic:pic>
              </a:graphicData>
            </a:graphic>
          </wp:inline>
        </w:drawing>
      </w:r>
    </w:p>
    <w:p w:rsidR="005957E7" w:rsidRDefault="00AD6A60" w:rsidP="0088543A">
      <w:pPr>
        <w:pStyle w:val="NormalText"/>
        <w:jc w:val="center"/>
      </w:pPr>
      <w:r>
        <w:t>Figure 4</w:t>
      </w:r>
      <w:r w:rsidR="00392F92">
        <w:t>: ATM cashing by</w:t>
      </w:r>
      <w:r w:rsidR="005957E7">
        <w:t xml:space="preserve"> the Unlimited Operation </w:t>
      </w:r>
      <w:r w:rsidR="00392F92">
        <w:t xml:space="preserve">cell </w:t>
      </w:r>
      <w:r w:rsidR="005957E7">
        <w:t>in Manhattan.</w:t>
      </w:r>
    </w:p>
    <w:p w:rsidR="00AD6A60" w:rsidRPr="005473D6" w:rsidDel="008C6206" w:rsidRDefault="005957E7" w:rsidP="00733EF0">
      <w:pPr>
        <w:pStyle w:val="NormalText"/>
      </w:pPr>
      <w:moveFromRangeStart w:id="59" w:author="Ruffle" w:date="2013-07-31T11:37:00Z" w:name="move363033958"/>
      <w:moveFrom w:id="60" w:author="Ruffle" w:date="2013-07-31T11:37:00Z">
        <w:r w:rsidDel="008C6206">
          <w:t>There were two attacks –</w:t>
        </w:r>
        <w:r w:rsidR="001F3438" w:rsidDel="008C6206">
          <w:t xml:space="preserve"> the first in December 2012 lasted</w:t>
        </w:r>
        <w:r w:rsidDel="008C6206">
          <w:t xml:space="preserve"> 3 hours and netted $5m. A second attack in April 2013 netted $40m in 9 hours. Some cashers were later arrested.</w:t>
        </w:r>
      </w:moveFrom>
    </w:p>
    <w:moveFromRangeEnd w:id="59"/>
    <w:p w:rsidR="005957E7" w:rsidRPr="00D12B48" w:rsidRDefault="00D12B48" w:rsidP="00733EF0">
      <w:pPr>
        <w:pStyle w:val="NormalText"/>
        <w:rPr>
          <w:i/>
        </w:rPr>
      </w:pPr>
      <w:r w:rsidRPr="00D12B48">
        <w:rPr>
          <w:i/>
        </w:rPr>
        <w:t>APT1 (2006 onwards)</w:t>
      </w:r>
    </w:p>
    <w:p w:rsidR="007A6A5B" w:rsidRDefault="00D12B48" w:rsidP="00733EF0">
      <w:pPr>
        <w:pStyle w:val="NormalText"/>
      </w:pPr>
      <w:r>
        <w:t xml:space="preserve">APT1 </w:t>
      </w:r>
      <w:r w:rsidR="001F3438">
        <w:t xml:space="preserve">(‘Advanced Personal Threat’ 1) </w:t>
      </w:r>
      <w:r>
        <w:t xml:space="preserve">is a large scale economic espionage attack by China on western nations that seems to have taken place over many </w:t>
      </w:r>
      <w:r w:rsidR="001F3438">
        <w:t>years. C</w:t>
      </w:r>
      <w:r>
        <w:t>ompanies in industry sectors that match the strategic industries identified in the current Chinese Five Year Plan</w:t>
      </w:r>
      <w:r w:rsidR="001F3438">
        <w:t xml:space="preserve"> are particularly targeted</w:t>
      </w:r>
      <w:r>
        <w:t xml:space="preserve">. </w:t>
      </w:r>
      <w:r w:rsidR="001F3438">
        <w:t>The</w:t>
      </w:r>
      <w:r>
        <w:t xml:space="preserve"> preferred mode of attack is ‘spear phishing’ where individuals are targeted in organizations. The key document that has identified this attack is by the Ma</w:t>
      </w:r>
      <w:r w:rsidR="005515C5">
        <w:t>n</w:t>
      </w:r>
      <w:r w:rsidR="00AD6A60">
        <w:t>diant Corporation [17</w:t>
      </w:r>
      <w:r>
        <w:t xml:space="preserve">] – it identifies the perpetrators as Unit 61398 of the Chinese People’s Liberation Army (PLA) and goes as far as naming individual actors and the building in Shanghai from </w:t>
      </w:r>
      <w:r w:rsidR="001F3438">
        <w:t>which</w:t>
      </w:r>
      <w:r>
        <w:t xml:space="preserve"> they operate. There is concern that the quantity of western intellectual property and strategic company information that has fallen in to Chinese hands has cost the West dearly.</w:t>
      </w:r>
    </w:p>
    <w:p w:rsidR="00733EF0" w:rsidRDefault="00733EF0" w:rsidP="00733EF0">
      <w:pPr>
        <w:pStyle w:val="Heading1"/>
      </w:pPr>
      <w:r>
        <w:t>Magnitude scale</w:t>
      </w:r>
    </w:p>
    <w:p w:rsidR="00B4795A" w:rsidRDefault="00B4795A" w:rsidP="00733EF0">
      <w:pPr>
        <w:pStyle w:val="NormalText"/>
      </w:pPr>
      <w:r>
        <w:lastRenderedPageBreak/>
        <w:t xml:space="preserve">We categorise cyber events by their type of harm – theft, disruption and damage – and we are developing </w:t>
      </w:r>
      <w:r w:rsidR="00DF28B9">
        <w:t xml:space="preserve">a </w:t>
      </w:r>
      <w:r>
        <w:t>magnitude scale for each of these.</w:t>
      </w:r>
    </w:p>
    <w:p w:rsidR="00B4795A" w:rsidRDefault="00B4795A" w:rsidP="005B2FD6">
      <w:pPr>
        <w:pStyle w:val="NormalText"/>
        <w:jc w:val="center"/>
      </w:pPr>
      <w:r>
        <w:rPr>
          <w:noProof/>
          <w:lang w:val="en-GB" w:eastAsia="en-GB"/>
        </w:rPr>
        <w:drawing>
          <wp:inline distT="0" distB="0" distL="0" distR="0">
            <wp:extent cx="3924300" cy="2568668"/>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926013" cy="2569789"/>
                    </a:xfrm>
                    <a:prstGeom prst="rect">
                      <a:avLst/>
                    </a:prstGeom>
                    <a:noFill/>
                  </pic:spPr>
                </pic:pic>
              </a:graphicData>
            </a:graphic>
          </wp:inline>
        </w:drawing>
      </w:r>
    </w:p>
    <w:p w:rsidR="00B4795A" w:rsidRDefault="00AD6A60" w:rsidP="005B2FD6">
      <w:pPr>
        <w:pStyle w:val="NormalText"/>
        <w:jc w:val="center"/>
      </w:pPr>
      <w:r>
        <w:t xml:space="preserve">Figure 5: </w:t>
      </w:r>
      <w:r w:rsidR="009D2645">
        <w:t>Theft Magnitude Scale</w:t>
      </w:r>
    </w:p>
    <w:p w:rsidR="00B4795A" w:rsidRDefault="00B4795A" w:rsidP="005B2FD6">
      <w:pPr>
        <w:pStyle w:val="NormalText"/>
        <w:jc w:val="center"/>
      </w:pPr>
      <w:r>
        <w:rPr>
          <w:noProof/>
          <w:lang w:val="en-GB" w:eastAsia="en-GB"/>
        </w:rPr>
        <w:drawing>
          <wp:inline distT="0" distB="0" distL="0" distR="0">
            <wp:extent cx="3924300" cy="2407008"/>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931255" cy="2411274"/>
                    </a:xfrm>
                    <a:prstGeom prst="rect">
                      <a:avLst/>
                    </a:prstGeom>
                    <a:noFill/>
                  </pic:spPr>
                </pic:pic>
              </a:graphicData>
            </a:graphic>
          </wp:inline>
        </w:drawing>
      </w:r>
    </w:p>
    <w:p w:rsidR="00B4795A" w:rsidRDefault="00AD6A60" w:rsidP="005B2FD6">
      <w:pPr>
        <w:pStyle w:val="NormalText"/>
        <w:jc w:val="center"/>
      </w:pPr>
      <w:r>
        <w:t xml:space="preserve">Figure 6: </w:t>
      </w:r>
      <w:r w:rsidR="009D2645">
        <w:t>Disruption Magnitude Scale</w:t>
      </w:r>
    </w:p>
    <w:p w:rsidR="00B4795A" w:rsidRDefault="009D2645" w:rsidP="005B2FD6">
      <w:pPr>
        <w:pStyle w:val="NormalText"/>
        <w:jc w:val="center"/>
      </w:pPr>
      <w:r>
        <w:rPr>
          <w:noProof/>
          <w:lang w:val="en-GB" w:eastAsia="en-GB"/>
        </w:rPr>
        <w:drawing>
          <wp:inline distT="0" distB="0" distL="0" distR="0">
            <wp:extent cx="3924300" cy="2431281"/>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925615" cy="2432096"/>
                    </a:xfrm>
                    <a:prstGeom prst="rect">
                      <a:avLst/>
                    </a:prstGeom>
                    <a:noFill/>
                  </pic:spPr>
                </pic:pic>
              </a:graphicData>
            </a:graphic>
          </wp:inline>
        </w:drawing>
      </w:r>
    </w:p>
    <w:p w:rsidR="00B4795A" w:rsidRDefault="00AD6A60" w:rsidP="005B2FD6">
      <w:pPr>
        <w:pStyle w:val="NormalText"/>
        <w:jc w:val="center"/>
      </w:pPr>
      <w:r>
        <w:t xml:space="preserve">Figure 7: </w:t>
      </w:r>
      <w:r w:rsidR="009D2645">
        <w:t>Damage Magnitude Scale</w:t>
      </w:r>
    </w:p>
    <w:p w:rsidR="00DA7734" w:rsidRDefault="00DA7734" w:rsidP="00DA7734">
      <w:pPr>
        <w:pStyle w:val="Heading1"/>
      </w:pPr>
      <w:r>
        <w:lastRenderedPageBreak/>
        <w:t>Vulnerability</w:t>
      </w:r>
    </w:p>
    <w:p w:rsidR="00C770C0" w:rsidRPr="00DF28B9" w:rsidRDefault="00C770C0" w:rsidP="00733EF0">
      <w:pPr>
        <w:pStyle w:val="NormalText"/>
        <w:rPr>
          <w:lang w:val="en-GB"/>
        </w:rPr>
      </w:pPr>
      <w:r>
        <w:t>There are various measures of the vulnerability o</w:t>
      </w:r>
      <w:r w:rsidR="001F3438">
        <w:t>f an organization</w:t>
      </w:r>
      <w:r>
        <w:t xml:space="preserve"> to cyber threat, of which the Secur</w:t>
      </w:r>
      <w:r w:rsidR="00AD6A60">
        <w:t>ity Effectiveness Score (SES) [4</w:t>
      </w:r>
      <w:r w:rsidR="001F3438">
        <w:t>] seem to be the</w:t>
      </w:r>
      <w:r>
        <w:t xml:space="preserve"> most developed</w:t>
      </w:r>
      <w:r w:rsidR="003E4725">
        <w:t xml:space="preserve">. </w:t>
      </w:r>
      <w:r w:rsidR="003E4725" w:rsidRPr="003E4725">
        <w:rPr>
          <w:lang w:val="en-GB"/>
        </w:rPr>
        <w:t xml:space="preserve">The </w:t>
      </w:r>
      <w:r w:rsidR="00DF28B9">
        <w:rPr>
          <w:lang w:val="en-GB"/>
        </w:rPr>
        <w:t>SES</w:t>
      </w:r>
      <w:r w:rsidR="003E4725" w:rsidRPr="003E4725">
        <w:rPr>
          <w:lang w:val="en-GB"/>
        </w:rPr>
        <w:t xml:space="preserve"> has been developed by PGP Corporation and Ponemon Institute </w:t>
      </w:r>
      <w:r w:rsidR="001F3438">
        <w:rPr>
          <w:lang w:val="en-GB"/>
        </w:rPr>
        <w:t xml:space="preserve">and is used by Ponemon </w:t>
      </w:r>
      <w:r w:rsidR="003E4725" w:rsidRPr="003E4725">
        <w:rPr>
          <w:lang w:val="en-GB"/>
        </w:rPr>
        <w:t>in its</w:t>
      </w:r>
      <w:r w:rsidR="003E4725">
        <w:rPr>
          <w:lang w:val="en-GB"/>
        </w:rPr>
        <w:t xml:space="preserve"> </w:t>
      </w:r>
      <w:r w:rsidR="003E4725" w:rsidRPr="003E4725">
        <w:rPr>
          <w:lang w:val="en-GB"/>
        </w:rPr>
        <w:t>annual encryption trends survey to define the security posture of responding organizations. The SES is</w:t>
      </w:r>
      <w:r w:rsidR="003E4725">
        <w:rPr>
          <w:lang w:val="en-GB"/>
        </w:rPr>
        <w:t xml:space="preserve"> </w:t>
      </w:r>
      <w:r w:rsidR="003E4725" w:rsidRPr="003E4725">
        <w:rPr>
          <w:lang w:val="en-GB"/>
        </w:rPr>
        <w:t>derived from the rating of 24 security features or practices. This method has been validated from more than</w:t>
      </w:r>
      <w:r w:rsidR="003E4725">
        <w:rPr>
          <w:lang w:val="en-GB"/>
        </w:rPr>
        <w:t xml:space="preserve"> </w:t>
      </w:r>
      <w:r w:rsidR="003E4725" w:rsidRPr="003E4725">
        <w:rPr>
          <w:lang w:val="en-GB"/>
        </w:rPr>
        <w:t>30 independent studies conducted since June 2005. The SES provides a range of +2 (most favo</w:t>
      </w:r>
      <w:r w:rsidR="001F3438">
        <w:rPr>
          <w:lang w:val="en-GB"/>
        </w:rPr>
        <w:t>u</w:t>
      </w:r>
      <w:r w:rsidR="003E4725" w:rsidRPr="003E4725">
        <w:rPr>
          <w:lang w:val="en-GB"/>
        </w:rPr>
        <w:t>rable) to -2</w:t>
      </w:r>
      <w:r w:rsidR="003E4725">
        <w:rPr>
          <w:lang w:val="en-GB"/>
        </w:rPr>
        <w:t xml:space="preserve"> </w:t>
      </w:r>
      <w:r w:rsidR="003E4725" w:rsidRPr="003E4725">
        <w:rPr>
          <w:lang w:val="en-GB"/>
        </w:rPr>
        <w:t>(least favo</w:t>
      </w:r>
      <w:r w:rsidR="001F3438">
        <w:rPr>
          <w:lang w:val="en-GB"/>
        </w:rPr>
        <w:t>u</w:t>
      </w:r>
      <w:r w:rsidR="003E4725" w:rsidRPr="003E4725">
        <w:rPr>
          <w:lang w:val="en-GB"/>
        </w:rPr>
        <w:t>rable). Hence, a result greater than zero is viewed as net favo</w:t>
      </w:r>
      <w:r w:rsidR="001F3438">
        <w:rPr>
          <w:lang w:val="en-GB"/>
        </w:rPr>
        <w:t>u</w:t>
      </w:r>
      <w:r w:rsidR="003E4725" w:rsidRPr="003E4725">
        <w:rPr>
          <w:lang w:val="en-GB"/>
        </w:rPr>
        <w:t xml:space="preserve">rable. </w:t>
      </w:r>
    </w:p>
    <w:p w:rsidR="003E4725" w:rsidRDefault="000C06AF" w:rsidP="00733EF0">
      <w:pPr>
        <w:pStyle w:val="NormalText"/>
      </w:pPr>
      <w:r>
        <w:t>The Ponemon 2012 Cost o</w:t>
      </w:r>
      <w:r w:rsidR="00AD6A60">
        <w:t>f Cyber Crime: United States [12</w:t>
      </w:r>
      <w:r>
        <w:t xml:space="preserve">] </w:t>
      </w:r>
      <w:r w:rsidR="005A21F6">
        <w:t>ranks</w:t>
      </w:r>
      <w:r>
        <w:t xml:space="preserve"> </w:t>
      </w:r>
      <w:r w:rsidR="00C770C0">
        <w:t>losses in companies by their SES.</w:t>
      </w:r>
      <w:r w:rsidR="00107AA2">
        <w:t xml:space="preserve"> Their study shows that companies with a better SES, i.e. </w:t>
      </w:r>
      <w:r w:rsidR="001F3438">
        <w:t xml:space="preserve">which </w:t>
      </w:r>
      <w:r w:rsidR="00107AA2">
        <w:t>are less vulnerable to cyber threat, tend towa</w:t>
      </w:r>
      <w:r w:rsidR="00AD6A60">
        <w:t>rds lower losses (see figure 8</w:t>
      </w:r>
      <w:r w:rsidR="00107AA2">
        <w:t>)</w:t>
      </w:r>
      <w:r w:rsidR="003E4725">
        <w:t>.</w:t>
      </w:r>
    </w:p>
    <w:p w:rsidR="003E4725" w:rsidRDefault="005400E1" w:rsidP="003E4725">
      <w:pPr>
        <w:pStyle w:val="NormalText"/>
        <w:jc w:val="center"/>
      </w:pPr>
      <w:r>
        <w:rPr>
          <w:noProof/>
          <w:lang w:val="en-GB" w:eastAsia="en-GB"/>
        </w:rPr>
        <w:drawing>
          <wp:inline distT="0" distB="0" distL="0" distR="0">
            <wp:extent cx="4286250" cy="1954131"/>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290206" cy="1955935"/>
                    </a:xfrm>
                    <a:prstGeom prst="rect">
                      <a:avLst/>
                    </a:prstGeom>
                    <a:noFill/>
                    <a:ln w="9525">
                      <a:noFill/>
                      <a:miter lim="800000"/>
                      <a:headEnd/>
                      <a:tailEnd/>
                    </a:ln>
                  </pic:spPr>
                </pic:pic>
              </a:graphicData>
            </a:graphic>
          </wp:inline>
        </w:drawing>
      </w:r>
    </w:p>
    <w:p w:rsidR="003E4725" w:rsidRDefault="00AD6A60" w:rsidP="005A21F6">
      <w:pPr>
        <w:pStyle w:val="NormalText"/>
        <w:jc w:val="center"/>
      </w:pPr>
      <w:r>
        <w:t>Figure 8</w:t>
      </w:r>
      <w:r w:rsidR="003E4725">
        <w:t>: 2012 Annualised Cost in descending order by SES</w:t>
      </w:r>
      <w:r w:rsidR="005A21F6">
        <w:t xml:space="preserve"> ranging from -1.19 to +1.69</w:t>
      </w:r>
    </w:p>
    <w:p w:rsidR="00733EF0" w:rsidRDefault="005A21F6" w:rsidP="00733EF0">
      <w:pPr>
        <w:pStyle w:val="Heading1"/>
      </w:pPr>
      <w:r>
        <w:t>Geography of cyber risk</w:t>
      </w:r>
    </w:p>
    <w:p w:rsidR="0053627A" w:rsidRDefault="005A21F6" w:rsidP="00DA7734">
      <w:pPr>
        <w:pStyle w:val="NormalText"/>
      </w:pPr>
      <w:r>
        <w:t>Cyber attacks do not have ‘footprints’ in the same way as</w:t>
      </w:r>
      <w:r w:rsidR="00DF28B9">
        <w:t>,</w:t>
      </w:r>
      <w:r>
        <w:t xml:space="preserve"> say</w:t>
      </w:r>
      <w:r w:rsidR="00DF28B9">
        <w:t>,</w:t>
      </w:r>
      <w:r>
        <w:t xml:space="preserve"> earthquakes. However there are geographic variations in general computing infrastructure and general social and cultural attitudes to computer security.</w:t>
      </w:r>
    </w:p>
    <w:p w:rsidR="005400E1" w:rsidRDefault="00AD6A60" w:rsidP="00DA7734">
      <w:pPr>
        <w:pStyle w:val="NormalText"/>
      </w:pPr>
      <w:r>
        <w:t xml:space="preserve"> [12</w:t>
      </w:r>
      <w:r w:rsidR="005A21F6">
        <w:t xml:space="preserve">] has attempted to distinguish different types of attack by geography (see figure </w:t>
      </w:r>
      <w:r>
        <w:t>9</w:t>
      </w:r>
      <w:r w:rsidR="005A21F6">
        <w:t>)</w:t>
      </w:r>
      <w:r w:rsidR="005400E1">
        <w:t xml:space="preserve"> and does show a slight variation. For example companies in the US sample are more likely to experience attacks by malicious insiders than in Japan – is this showing something in the American vs Japanese corporate culture?</w:t>
      </w:r>
    </w:p>
    <w:p w:rsidR="005400E1" w:rsidRDefault="005400E1" w:rsidP="005400E1">
      <w:pPr>
        <w:pStyle w:val="NormalText"/>
        <w:jc w:val="center"/>
      </w:pPr>
      <w:r>
        <w:rPr>
          <w:noProof/>
          <w:lang w:val="en-GB" w:eastAsia="en-GB"/>
        </w:rPr>
        <w:drawing>
          <wp:inline distT="0" distB="0" distL="0" distR="0">
            <wp:extent cx="3981450" cy="177542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986324" cy="1777595"/>
                    </a:xfrm>
                    <a:prstGeom prst="rect">
                      <a:avLst/>
                    </a:prstGeom>
                    <a:noFill/>
                    <a:ln w="9525">
                      <a:noFill/>
                      <a:miter lim="800000"/>
                      <a:headEnd/>
                      <a:tailEnd/>
                    </a:ln>
                  </pic:spPr>
                </pic:pic>
              </a:graphicData>
            </a:graphic>
          </wp:inline>
        </w:drawing>
      </w:r>
    </w:p>
    <w:p w:rsidR="005A21F6" w:rsidRDefault="005400E1" w:rsidP="005400E1">
      <w:pPr>
        <w:pStyle w:val="NormalText"/>
        <w:jc w:val="center"/>
      </w:pPr>
      <w:r>
        <w:t xml:space="preserve">Figure </w:t>
      </w:r>
      <w:r w:rsidR="00AD6A60">
        <w:t>9</w:t>
      </w:r>
      <w:r>
        <w:t>: Adjusted frequency of four types of cyber attack by country</w:t>
      </w:r>
    </w:p>
    <w:p w:rsidR="00AC1E73" w:rsidRDefault="00AC1E73">
      <w:pPr>
        <w:spacing w:after="0" w:line="240" w:lineRule="auto"/>
        <w:rPr>
          <w:ins w:id="61" w:author="Andrew Coburn" w:date="2013-07-24T18:33:00Z"/>
          <w:rFonts w:ascii="Arial" w:hAnsi="Arial" w:cs="Arial"/>
          <w:b/>
          <w:sz w:val="24"/>
          <w:szCs w:val="20"/>
        </w:rPr>
      </w:pPr>
      <w:ins w:id="62" w:author="Andrew Coburn" w:date="2013-07-24T18:33:00Z">
        <w:del w:id="63" w:author="Ruffle" w:date="2013-07-31T12:00:00Z">
          <w:r w:rsidDel="003F0ADD">
            <w:br w:type="page"/>
          </w:r>
        </w:del>
      </w:ins>
    </w:p>
    <w:p w:rsidR="00D31CC8" w:rsidRDefault="00D31CC8" w:rsidP="00D31CC8">
      <w:pPr>
        <w:pStyle w:val="Heading1"/>
      </w:pPr>
      <w:r>
        <w:lastRenderedPageBreak/>
        <w:t>Scenario</w:t>
      </w:r>
      <w:ins w:id="64" w:author="Ruffle" w:date="2013-07-31T12:59:00Z">
        <w:r w:rsidR="00E968BE">
          <w:t xml:space="preserve"> Specification</w:t>
        </w:r>
      </w:ins>
    </w:p>
    <w:p w:rsidR="00D31CC8" w:rsidRDefault="006A5030" w:rsidP="00D31CC8">
      <w:pPr>
        <w:pStyle w:val="ScenarioTitle"/>
        <w:ind w:left="0" w:firstLine="0"/>
      </w:pPr>
      <w:r>
        <w:t>The Sybil Logic Bomb:</w:t>
      </w:r>
      <w:r w:rsidR="00D31CC8">
        <w:t xml:space="preserve"> A fictional example of </w:t>
      </w:r>
      <w:r>
        <w:t>a high-impact cyber attack</w:t>
      </w:r>
    </w:p>
    <w:p w:rsidR="00B44382" w:rsidRPr="00B44382" w:rsidRDefault="00B44382" w:rsidP="00D31CC8">
      <w:pPr>
        <w:pStyle w:val="ScenarioTitle"/>
        <w:ind w:left="0" w:firstLine="0"/>
        <w:rPr>
          <w:i/>
          <w:sz w:val="22"/>
          <w:szCs w:val="22"/>
        </w:rPr>
      </w:pPr>
      <w:r>
        <w:rPr>
          <w:i/>
          <w:sz w:val="22"/>
          <w:szCs w:val="22"/>
        </w:rPr>
        <w:t>Background</w:t>
      </w:r>
    </w:p>
    <w:p w:rsidR="008C6206" w:rsidRDefault="008C6206" w:rsidP="008C6206">
      <w:pPr>
        <w:pStyle w:val="EventText"/>
        <w:rPr>
          <w:ins w:id="65" w:author="Ruffle" w:date="2013-07-31T11:39:00Z"/>
        </w:rPr>
      </w:pPr>
      <w:ins w:id="66" w:author="Ruffle" w:date="2013-07-31T11:39:00Z">
        <w:r>
          <w:t>The Sybil Corporation is a software vendor that produces the market leading relational database. Established in the late 1970’s, Sybil’s databases run on all common operating systems and are employed in most sectors of the global economy with a particularly strong uptake in the corporate world. Sybil databases tend to sit on servers at the heart of corporate IT systems storing data from all aspects of the business.  Many third party vendors offer systems and services that are built upon the Sybil database.</w:t>
        </w:r>
      </w:ins>
    </w:p>
    <w:p w:rsidR="008C6206" w:rsidRDefault="008C6206" w:rsidP="008C6206">
      <w:pPr>
        <w:pStyle w:val="EventText"/>
        <w:rPr>
          <w:ins w:id="67" w:author="Ruffle" w:date="2013-07-31T11:39:00Z"/>
        </w:rPr>
      </w:pPr>
      <w:ins w:id="68" w:author="Ruffle" w:date="2013-07-31T11:39:00Z">
        <w:r>
          <w:t>Working in Sybil’s software development division in Redwood City, CA, USA, is a thirty year old mathematician employee responsible for the computational and arithmetical software code.  He is becoming increasing antagonistic to global capitalism and has recently become interested in and sympathetic to the activities of the Anonymous ‘hacktivist’ collective. He decides to covertly and maliciously modify some of the source code of the Sybil database to which he has access, knowing that the next routine upgrade (or ‘patch’), which will be issued to all users of the product, will include his modified code.</w:t>
        </w:r>
      </w:ins>
    </w:p>
    <w:p w:rsidR="006A5030" w:rsidRPr="00D4041E" w:rsidDel="008C6206" w:rsidRDefault="00E35CEF" w:rsidP="00D31CC8">
      <w:pPr>
        <w:pStyle w:val="EventText"/>
        <w:rPr>
          <w:del w:id="69" w:author="Ruffle" w:date="2013-07-31T11:39:00Z"/>
          <w:i/>
          <w:rPrChange w:id="70" w:author="Ruffle" w:date="2013-07-31T12:45:00Z">
            <w:rPr>
              <w:del w:id="71" w:author="Ruffle" w:date="2013-07-31T11:39:00Z"/>
            </w:rPr>
          </w:rPrChange>
        </w:rPr>
      </w:pPr>
      <w:ins w:id="72" w:author="Ruffle" w:date="2013-07-31T12:45:00Z">
        <w:r w:rsidRPr="00E35CEF">
          <w:rPr>
            <w:i/>
            <w:rPrChange w:id="73" w:author="Ruffle" w:date="2013-07-31T12:45:00Z">
              <w:rPr/>
            </w:rPrChange>
          </w:rPr>
          <w:t xml:space="preserve">Stage A: </w:t>
        </w:r>
      </w:ins>
      <w:del w:id="74" w:author="Ruffle" w:date="2013-07-31T11:39:00Z">
        <w:r w:rsidRPr="00E35CEF">
          <w:rPr>
            <w:i/>
            <w:rPrChange w:id="75" w:author="Ruffle" w:date="2013-07-31T12:45:00Z">
              <w:rPr/>
            </w:rPrChange>
          </w:rPr>
          <w:delText>The Sybil Corporation is a software vendor that produces the market leading relational database. Established in the late 1970’s, Sybil’s databases run on all common operating systems and are employed in most sectors of the global economy with a particularly strong uptake in the corporate world. Sybil databases tend to sit on servers at the heart of corporate IT systems storing data from all aspects of the business.  Many third party vendors offer systems and services that are built upon the Sybil database.</w:delText>
        </w:r>
      </w:del>
    </w:p>
    <w:p w:rsidR="00B44382" w:rsidDel="008C6206" w:rsidRDefault="006A5030" w:rsidP="00D31CC8">
      <w:pPr>
        <w:pStyle w:val="EventText"/>
        <w:rPr>
          <w:del w:id="76" w:author="Ruffle" w:date="2013-07-31T11:39:00Z"/>
        </w:rPr>
      </w:pPr>
      <w:del w:id="77" w:author="Ruffle" w:date="2013-07-31T11:39:00Z">
        <w:r w:rsidDel="008C6206">
          <w:delText>Working in Sybil’s software de</w:delText>
        </w:r>
        <w:r w:rsidR="00012120" w:rsidDel="008C6206">
          <w:delText>velopment division in Redwood City,</w:delText>
        </w:r>
        <w:r w:rsidDel="008C6206">
          <w:delText xml:space="preserve"> CA</w:delText>
        </w:r>
        <w:r w:rsidR="00012120" w:rsidDel="008C6206">
          <w:delText>, USA,</w:delText>
        </w:r>
        <w:r w:rsidDel="008C6206">
          <w:delText xml:space="preserve"> is a thirty year old mathematician </w:delText>
        </w:r>
        <w:r w:rsidR="00B44382" w:rsidDel="008C6206">
          <w:delText xml:space="preserve">employee </w:delText>
        </w:r>
        <w:r w:rsidDel="008C6206">
          <w:delText xml:space="preserve">responsible for </w:delText>
        </w:r>
        <w:r w:rsidR="00B44382" w:rsidDel="008C6206">
          <w:delText>the computational and arithmetica</w:delText>
        </w:r>
        <w:r w:rsidR="0021359D" w:rsidDel="008C6206">
          <w:delText xml:space="preserve">l software </w:delText>
        </w:r>
        <w:r w:rsidR="00B44382" w:rsidDel="008C6206">
          <w:delText>code.</w:delText>
        </w:r>
        <w:r w:rsidDel="008C6206">
          <w:delText xml:space="preserve">  He is becoming increasing anta</w:delText>
        </w:r>
        <w:r w:rsidR="00207685" w:rsidDel="008C6206">
          <w:delText>gonistic to</w:delText>
        </w:r>
        <w:r w:rsidR="00B44382" w:rsidDel="008C6206">
          <w:delText xml:space="preserve"> global </w:delText>
        </w:r>
        <w:r w:rsidR="00207685" w:rsidDel="008C6206">
          <w:delText>capitalism</w:delText>
        </w:r>
        <w:r w:rsidDel="008C6206">
          <w:delText xml:space="preserve"> and has recently become interested in</w:delText>
        </w:r>
        <w:r w:rsidR="00B44382" w:rsidDel="008C6206">
          <w:delText xml:space="preserve"> and sympathetic to</w:delText>
        </w:r>
        <w:r w:rsidDel="008C6206">
          <w:delText xml:space="preserve"> the activities of the Anonymous </w:delText>
        </w:r>
        <w:r w:rsidR="00B44382" w:rsidDel="008C6206">
          <w:delText>‘</w:delText>
        </w:r>
        <w:r w:rsidDel="008C6206">
          <w:delText>hacktivist</w:delText>
        </w:r>
        <w:r w:rsidR="00B44382" w:rsidDel="008C6206">
          <w:delText>’</w:delText>
        </w:r>
        <w:r w:rsidDel="008C6206">
          <w:delText xml:space="preserve"> collective.</w:delText>
        </w:r>
        <w:r w:rsidR="00B44382" w:rsidDel="008C6206">
          <w:delText xml:space="preserve"> He decides to covertly and maliciously modify some of the source code of the Sybil </w:delText>
        </w:r>
        <w:r w:rsidR="00207685" w:rsidDel="008C6206">
          <w:delText>database to which he has access</w:delText>
        </w:r>
        <w:r w:rsidR="00B44382" w:rsidDel="008C6206">
          <w:delText xml:space="preserve">, knowing that the next routine upgrade </w:delText>
        </w:r>
        <w:r w:rsidR="00207685" w:rsidDel="008C6206">
          <w:delText>(or ‘patch’)</w:delText>
        </w:r>
        <w:r w:rsidR="00B44382" w:rsidDel="008C6206">
          <w:delText>, which will be issued to all users of the product, will include his modified code.</w:delText>
        </w:r>
      </w:del>
    </w:p>
    <w:p w:rsidR="00B44382" w:rsidRPr="00B44382" w:rsidRDefault="00700CBB" w:rsidP="00B44382">
      <w:pPr>
        <w:pStyle w:val="ScenarioTitle"/>
        <w:ind w:left="0" w:firstLine="0"/>
        <w:rPr>
          <w:i/>
          <w:sz w:val="22"/>
          <w:szCs w:val="22"/>
        </w:rPr>
      </w:pPr>
      <w:r>
        <w:rPr>
          <w:i/>
          <w:sz w:val="22"/>
          <w:szCs w:val="22"/>
        </w:rPr>
        <w:t>Preparation</w:t>
      </w:r>
    </w:p>
    <w:p w:rsidR="007B3217" w:rsidRDefault="007B3217" w:rsidP="007B3217">
      <w:pPr>
        <w:pStyle w:val="EventText"/>
        <w:rPr>
          <w:ins w:id="78" w:author="Ruffle" w:date="2013-07-31T11:39:00Z"/>
        </w:rPr>
      </w:pPr>
      <w:ins w:id="79" w:author="Ruffle" w:date="2013-07-31T11:39:00Z">
        <w:r>
          <w:t xml:space="preserve">The employee decides to modify the floating point </w:t>
        </w:r>
      </w:ins>
      <w:ins w:id="80" w:author="Ruffle" w:date="2013-08-23T14:32:00Z">
        <w:r w:rsidR="005A1BEA">
          <w:t>computation</w:t>
        </w:r>
      </w:ins>
      <w:ins w:id="81" w:author="Ruffle" w:date="2013-07-31T11:39:00Z">
        <w:r>
          <w:t xml:space="preserve"> of the Sybil database to produce errors in results that are in the range -10% to +10% away from the correct value</w:t>
        </w:r>
        <w:r>
          <w:rPr>
            <w:rStyle w:val="FootnoteReference"/>
          </w:rPr>
          <w:footnoteReference w:id="2"/>
        </w:r>
        <w:r>
          <w:t xml:space="preserve">. The error is only to occur if any of the input variables match the last three numbers of the host computer’s manufacturer’s serial number. </w:t>
        </w:r>
      </w:ins>
    </w:p>
    <w:p w:rsidR="009E4BF3" w:rsidRDefault="009E4BF3" w:rsidP="007B3217">
      <w:pPr>
        <w:pStyle w:val="EventText"/>
        <w:rPr>
          <w:ins w:id="84" w:author="Ruffle" w:date="2013-08-23T13:22:00Z"/>
        </w:rPr>
      </w:pPr>
      <w:ins w:id="85" w:author="Ruffle" w:date="2013-08-23T13:30:00Z">
        <w:r>
          <w:t xml:space="preserve">This will cause errors in </w:t>
        </w:r>
      </w:ins>
      <w:ins w:id="86" w:author="Ruffle" w:date="2013-08-23T13:32:00Z">
        <w:r w:rsidR="003F2B21">
          <w:t xml:space="preserve">the many critical business </w:t>
        </w:r>
      </w:ins>
      <w:ins w:id="87" w:author="Ruffle" w:date="2013-08-23T13:30:00Z">
        <w:r>
          <w:t xml:space="preserve">systems based on the Sybil database. </w:t>
        </w:r>
      </w:ins>
      <w:ins w:id="88" w:author="Ruffle" w:date="2013-08-23T13:29:00Z">
        <w:r w:rsidR="005A1BEA">
          <w:t xml:space="preserve">By targeting </w:t>
        </w:r>
        <w:r>
          <w:t xml:space="preserve">floating point, </w:t>
        </w:r>
      </w:ins>
      <w:ins w:id="89" w:author="Ruffle" w:date="2013-08-23T13:31:00Z">
        <w:r>
          <w:t xml:space="preserve">the errors will appear </w:t>
        </w:r>
      </w:ins>
      <w:ins w:id="90" w:author="Ruffle" w:date="2013-08-23T13:29:00Z">
        <w:r>
          <w:t xml:space="preserve">in </w:t>
        </w:r>
        <w:r w:rsidR="00E35CEF" w:rsidRPr="00E35CEF">
          <w:rPr>
            <w:i/>
            <w:rPrChange w:id="91" w:author="Ruffle" w:date="2013-08-23T14:32:00Z">
              <w:rPr/>
            </w:rPrChange>
          </w:rPr>
          <w:t>algorithm</w:t>
        </w:r>
      </w:ins>
      <w:ins w:id="92" w:author="Ruffle" w:date="2013-08-23T13:31:00Z">
        <w:r w:rsidR="00E35CEF" w:rsidRPr="00E35CEF">
          <w:rPr>
            <w:i/>
            <w:rPrChange w:id="93" w:author="Ruffle" w:date="2013-08-23T14:32:00Z">
              <w:rPr/>
            </w:rPrChange>
          </w:rPr>
          <w:t>ic</w:t>
        </w:r>
        <w:r>
          <w:t xml:space="preserve"> systems</w:t>
        </w:r>
      </w:ins>
      <w:ins w:id="94" w:author="Ruffle" w:date="2013-08-23T13:29:00Z">
        <w:r>
          <w:t xml:space="preserve"> rather than in </w:t>
        </w:r>
        <w:r w:rsidR="00E35CEF" w:rsidRPr="00E35CEF">
          <w:rPr>
            <w:i/>
            <w:rPrChange w:id="95" w:author="Ruffle" w:date="2013-08-23T14:32:00Z">
              <w:rPr/>
            </w:rPrChange>
          </w:rPr>
          <w:t>transaction processing</w:t>
        </w:r>
        <w:r>
          <w:t>.</w:t>
        </w:r>
      </w:ins>
      <w:ins w:id="96" w:author="Ruffle" w:date="2013-08-23T13:31:00Z">
        <w:r>
          <w:t xml:space="preserve"> </w:t>
        </w:r>
      </w:ins>
      <w:ins w:id="97" w:author="Ruffle" w:date="2013-08-23T13:33:00Z">
        <w:r w:rsidR="003F2B21">
          <w:t xml:space="preserve">Transaction processing includes </w:t>
        </w:r>
      </w:ins>
      <w:ins w:id="98" w:author="Ruffle" w:date="2013-08-23T13:34:00Z">
        <w:r w:rsidR="003F2B21">
          <w:t>many</w:t>
        </w:r>
      </w:ins>
      <w:ins w:id="99" w:author="Ruffle" w:date="2013-08-23T13:33:00Z">
        <w:r w:rsidR="003F2B21">
          <w:t xml:space="preserve"> traditional uses of computers </w:t>
        </w:r>
      </w:ins>
      <w:ins w:id="100" w:author="Ruffle" w:date="2013-08-23T13:34:00Z">
        <w:r w:rsidR="003F2B21">
          <w:t>–</w:t>
        </w:r>
      </w:ins>
      <w:ins w:id="101" w:author="Ruffle" w:date="2013-08-23T13:33:00Z">
        <w:r w:rsidR="003F2B21">
          <w:t xml:space="preserve"> </w:t>
        </w:r>
      </w:ins>
      <w:ins w:id="102" w:author="Ruffle" w:date="2013-08-23T13:41:00Z">
        <w:r w:rsidR="003F2B21">
          <w:t xml:space="preserve">such as </w:t>
        </w:r>
      </w:ins>
      <w:ins w:id="103" w:author="Ruffle" w:date="2013-08-23T13:34:00Z">
        <w:r w:rsidR="003F2B21">
          <w:t xml:space="preserve">payroll, stock control, invoicing </w:t>
        </w:r>
      </w:ins>
      <w:ins w:id="104" w:author="Ruffle" w:date="2013-08-23T13:41:00Z">
        <w:r w:rsidR="003F2B21">
          <w:t xml:space="preserve">and </w:t>
        </w:r>
      </w:ins>
      <w:ins w:id="105" w:author="Ruffle" w:date="2013-08-23T13:34:00Z">
        <w:r w:rsidR="003F2B21">
          <w:t>reservations; algorithmic syst</w:t>
        </w:r>
      </w:ins>
      <w:ins w:id="106" w:author="Ruffle" w:date="2013-08-23T13:35:00Z">
        <w:r w:rsidR="003F2B21">
          <w:t>ems</w:t>
        </w:r>
      </w:ins>
      <w:ins w:id="107" w:author="Ruffle" w:date="2013-08-23T13:34:00Z">
        <w:r w:rsidR="003F2B21">
          <w:t xml:space="preserve"> are th</w:t>
        </w:r>
      </w:ins>
      <w:ins w:id="108" w:author="Ruffle" w:date="2013-08-23T13:35:00Z">
        <w:r w:rsidR="003F2B21">
          <w:t>o</w:t>
        </w:r>
      </w:ins>
      <w:ins w:id="109" w:author="Ruffle" w:date="2013-08-23T13:34:00Z">
        <w:r w:rsidR="003F2B21">
          <w:t>se involved more in design, decision support</w:t>
        </w:r>
      </w:ins>
      <w:ins w:id="110" w:author="Ruffle" w:date="2013-08-23T14:29:00Z">
        <w:r w:rsidR="005A1BEA">
          <w:t>, trading</w:t>
        </w:r>
      </w:ins>
      <w:ins w:id="111" w:author="Ruffle" w:date="2013-08-23T13:34:00Z">
        <w:r w:rsidR="003F2B21">
          <w:t xml:space="preserve"> and modelling and are increasing in their </w:t>
        </w:r>
      </w:ins>
      <w:ins w:id="112" w:author="Ruffle" w:date="2013-08-23T13:38:00Z">
        <w:r w:rsidR="003F2B21">
          <w:t xml:space="preserve">importance and </w:t>
        </w:r>
      </w:ins>
      <w:ins w:id="113" w:author="Ruffle" w:date="2013-08-23T13:34:00Z">
        <w:r w:rsidR="003F2B21">
          <w:t>influence</w:t>
        </w:r>
      </w:ins>
      <w:ins w:id="114" w:author="Ruffle" w:date="2013-08-23T13:38:00Z">
        <w:r w:rsidR="003F2B21">
          <w:t xml:space="preserve"> in business </w:t>
        </w:r>
      </w:ins>
      <w:ins w:id="115" w:author="Ruffle" w:date="2013-08-23T13:41:00Z">
        <w:r w:rsidR="003F2B21">
          <w:t>processes</w:t>
        </w:r>
      </w:ins>
      <w:ins w:id="116" w:author="Ruffle" w:date="2013-08-23T13:34:00Z">
        <w:r w:rsidR="00AC47A7">
          <w:t xml:space="preserve">. </w:t>
        </w:r>
      </w:ins>
      <w:ins w:id="117" w:author="Ruffle" w:date="2013-08-23T14:33:00Z">
        <w:r w:rsidR="00AC47A7">
          <w:t>“</w:t>
        </w:r>
      </w:ins>
      <w:ins w:id="118" w:author="Ruffle" w:date="2013-08-23T13:34:00Z">
        <w:r w:rsidR="00AC47A7">
          <w:t>Algorit</w:t>
        </w:r>
      </w:ins>
      <w:ins w:id="119" w:author="Ruffle" w:date="2013-08-23T14:33:00Z">
        <w:r w:rsidR="00AC47A7">
          <w:t>h</w:t>
        </w:r>
      </w:ins>
      <w:ins w:id="120" w:author="Ruffle" w:date="2013-08-23T13:34:00Z">
        <w:r w:rsidR="00AC47A7">
          <w:t>ms are what comp</w:t>
        </w:r>
      </w:ins>
      <w:ins w:id="121" w:author="Ruffle" w:date="2013-08-23T14:33:00Z">
        <w:r w:rsidR="00AC47A7">
          <w:t>u</w:t>
        </w:r>
      </w:ins>
      <w:ins w:id="122" w:author="Ruffle" w:date="2013-08-23T13:34:00Z">
        <w:r w:rsidR="00AC47A7">
          <w:t>ters use to decide stuff</w:t>
        </w:r>
      </w:ins>
      <w:ins w:id="123" w:author="Ruffle" w:date="2013-08-23T14:33:00Z">
        <w:r w:rsidR="00AC47A7">
          <w:t>”[20].</w:t>
        </w:r>
      </w:ins>
    </w:p>
    <w:p w:rsidR="0058491C" w:rsidRDefault="003F2B21" w:rsidP="007B3217">
      <w:pPr>
        <w:pStyle w:val="EventText"/>
        <w:rPr>
          <w:ins w:id="124" w:author="Ruffle" w:date="2013-08-23T12:52:00Z"/>
        </w:rPr>
      </w:pPr>
      <w:ins w:id="125" w:author="Ruffle" w:date="2013-08-23T13:42:00Z">
        <w:r>
          <w:t>By design t</w:t>
        </w:r>
      </w:ins>
      <w:ins w:id="126" w:author="Ruffle" w:date="2013-08-23T13:39:00Z">
        <w:r>
          <w:t>he compromise will be hard to detect. R</w:t>
        </w:r>
      </w:ins>
      <w:ins w:id="127" w:author="Ruffle" w:date="2013-07-31T11:39:00Z">
        <w:r w:rsidR="007B3217">
          <w:t xml:space="preserve">outine financial computations found in transaction processing will be largely unaffected – because errors in this type of calculation would be quickly spotted by the daily checks and balances of accountants and bookkeepers. </w:t>
        </w:r>
      </w:ins>
      <w:ins w:id="128" w:author="Ruffle" w:date="2013-08-23T12:52:00Z">
        <w:r w:rsidR="0058491C">
          <w:t xml:space="preserve">Small errors in the +-10% </w:t>
        </w:r>
        <w:r w:rsidR="0058491C">
          <w:lastRenderedPageBreak/>
          <w:t xml:space="preserve">region </w:t>
        </w:r>
      </w:ins>
      <w:ins w:id="129" w:author="Ruffle" w:date="2013-08-23T12:53:00Z">
        <w:r w:rsidR="0058491C">
          <w:t xml:space="preserve">in algorithmic systems </w:t>
        </w:r>
      </w:ins>
      <w:ins w:id="130" w:author="Ruffle" w:date="2013-08-23T12:52:00Z">
        <w:r w:rsidR="0058491C">
          <w:t>are harder to detect</w:t>
        </w:r>
      </w:ins>
      <w:ins w:id="131" w:author="Ruffle" w:date="2013-08-23T12:53:00Z">
        <w:r w:rsidR="0058491C">
          <w:t>.</w:t>
        </w:r>
      </w:ins>
      <w:ins w:id="132" w:author="Ruffle" w:date="2013-08-23T12:52:00Z">
        <w:r w:rsidR="0058491C">
          <w:t xml:space="preserve"> The additional filter of the input matching the machine serial number means that a specific problem cannot be replicated on a different machine but will be consistent on the host machine. This undermines attempts to replicate the issue, which will be the first thing support staff will try when attempting to diagnose the problem</w:t>
        </w:r>
      </w:ins>
    </w:p>
    <w:p w:rsidR="007B3217" w:rsidRDefault="007B3217" w:rsidP="007B3217">
      <w:pPr>
        <w:pStyle w:val="EventText"/>
        <w:rPr>
          <w:ins w:id="133" w:author="Ruffle" w:date="2013-07-31T11:39:00Z"/>
        </w:rPr>
      </w:pPr>
      <w:ins w:id="134" w:author="Ruffle" w:date="2013-07-31T11:39:00Z">
        <w:r>
          <w:t>The employee then covers his tracks by altering the date on the source file, and the meta data in the code repository back to their original conditions before the modification was made, making it difficult for his managers to spot the change.  The employee uses his knowledge of the Quality Assurance procedure in Sybil – specifically what tests are run on the floating point algorithm – to further optimise the compromise so it will not be detected by QA procedures.</w:t>
        </w:r>
      </w:ins>
    </w:p>
    <w:p w:rsidR="007B3217" w:rsidRDefault="007B3217" w:rsidP="007B3217">
      <w:pPr>
        <w:pStyle w:val="EventText"/>
        <w:rPr>
          <w:ins w:id="135" w:author="Ruffle" w:date="2013-07-31T11:39:00Z"/>
        </w:rPr>
      </w:pPr>
      <w:ins w:id="136" w:author="Ruffle" w:date="2013-07-31T11:39:00Z">
        <w:r>
          <w:t>The employee then decides that only companies in the western corporate world will be affected and adds a filter that reads the company name from the database license file and only applies the compromise if the company name includes ‘plc’, ‘co’ or ‘inc’.</w:t>
        </w:r>
      </w:ins>
    </w:p>
    <w:p w:rsidR="007B3217" w:rsidRDefault="007B3217" w:rsidP="007B3217">
      <w:pPr>
        <w:pStyle w:val="EventText"/>
        <w:rPr>
          <w:ins w:id="137" w:author="Ruffle" w:date="2013-07-31T11:39:00Z"/>
        </w:rPr>
      </w:pPr>
      <w:ins w:id="138" w:author="Ruffle" w:date="2013-07-31T11:39:00Z">
        <w:r>
          <w:t>Finally the employee adds a 3 month time delay (or ‘fuse’) after the upgrade is applied before the compromise activates. This will reduce the likelihood that emerging issues are associated with the upgrade.</w:t>
        </w:r>
      </w:ins>
    </w:p>
    <w:p w:rsidR="00700CBB" w:rsidDel="007B3217" w:rsidRDefault="00B44382" w:rsidP="00D31CC8">
      <w:pPr>
        <w:pStyle w:val="EventText"/>
        <w:rPr>
          <w:del w:id="139" w:author="Ruffle" w:date="2013-07-31T11:39:00Z"/>
        </w:rPr>
      </w:pPr>
      <w:del w:id="140" w:author="Ruffle" w:date="2013-07-31T11:39:00Z">
        <w:r w:rsidDel="007B3217">
          <w:delText xml:space="preserve">The employee decides to modify the floating point algorithm of the </w:delText>
        </w:r>
        <w:r w:rsidR="008F4B99" w:rsidDel="007B3217">
          <w:delText xml:space="preserve">Sybil </w:delText>
        </w:r>
        <w:r w:rsidDel="007B3217">
          <w:delText>database to produce errors in results that are in the range -10% to +10% away from the correct value</w:delText>
        </w:r>
        <w:r w:rsidR="002D3ECF" w:rsidDel="007B3217">
          <w:rPr>
            <w:rStyle w:val="FootnoteReference"/>
          </w:rPr>
          <w:footnoteReference w:id="3"/>
        </w:r>
        <w:r w:rsidR="002D3ECF" w:rsidDel="007B3217">
          <w:delText>.</w:delText>
        </w:r>
        <w:r w:rsidR="000E4A96" w:rsidDel="007B3217">
          <w:delText xml:space="preserve"> </w:delText>
        </w:r>
        <w:r w:rsidR="00207685" w:rsidDel="007B3217">
          <w:delText>The</w:delText>
        </w:r>
        <w:r w:rsidDel="007B3217">
          <w:delText xml:space="preserve"> error is only to occur</w:delText>
        </w:r>
        <w:r w:rsidR="00700CBB" w:rsidDel="007B3217">
          <w:delText xml:space="preserve"> if any of the input variables match the last three numbers of the host computer’s manufacturer’s serial number. </w:delText>
        </w:r>
      </w:del>
    </w:p>
    <w:p w:rsidR="00B44382" w:rsidDel="007B3217" w:rsidRDefault="008F4B99" w:rsidP="00D31CC8">
      <w:pPr>
        <w:pStyle w:val="EventText"/>
        <w:rPr>
          <w:del w:id="143" w:author="Ruffle" w:date="2013-07-31T11:39:00Z"/>
        </w:rPr>
      </w:pPr>
      <w:del w:id="144" w:author="Ruffle" w:date="2013-07-31T11:39:00Z">
        <w:r w:rsidDel="007B3217">
          <w:delText xml:space="preserve">This makes it hard to detect. </w:delText>
        </w:r>
        <w:r w:rsidR="00700CBB" w:rsidDel="007B3217">
          <w:delText>By targeting the floating</w:delText>
        </w:r>
        <w:r w:rsidDel="007B3217">
          <w:delText xml:space="preserve"> point algorithm,</w:delText>
        </w:r>
        <w:r w:rsidR="00700CBB" w:rsidDel="007B3217">
          <w:delText xml:space="preserve"> routine financial computations found in transaction processing will </w:delText>
        </w:r>
        <w:r w:rsidDel="007B3217">
          <w:delText xml:space="preserve">be largely unaffected – </w:delText>
        </w:r>
        <w:r w:rsidR="00700CBB" w:rsidDel="007B3217">
          <w:delText xml:space="preserve">because errors in this type of calculation would be quickly spotted by </w:delText>
        </w:r>
        <w:r w:rsidR="00207685" w:rsidDel="007B3217">
          <w:delText xml:space="preserve">the daily checks and balances of </w:delText>
        </w:r>
        <w:r w:rsidR="00700CBB" w:rsidDel="007B3217">
          <w:delText>accountants and bookkeepers. Floating point tends to be used more in design, modelling, decision support</w:delText>
        </w:r>
        <w:r w:rsidR="00C14F61" w:rsidDel="007B3217">
          <w:delText xml:space="preserve"> and reporting activities, where small errors in the </w:delText>
        </w:r>
        <w:r w:rsidR="00A42D0F" w:rsidDel="007B3217">
          <w:delText>+-</w:delText>
        </w:r>
        <w:r w:rsidR="00C14F61" w:rsidDel="007B3217">
          <w:delText>10% region are harder to detect.</w:delText>
        </w:r>
        <w:r w:rsidR="0077090E" w:rsidDel="007B3217">
          <w:delText xml:space="preserve"> </w:delText>
        </w:r>
        <w:r w:rsidR="00207685" w:rsidDel="007B3217">
          <w:delText>T</w:delText>
        </w:r>
        <w:r w:rsidR="0077090E" w:rsidDel="007B3217">
          <w:delText xml:space="preserve">he </w:delText>
        </w:r>
        <w:r w:rsidR="00207685" w:rsidDel="007B3217">
          <w:delText xml:space="preserve">additional </w:delText>
        </w:r>
        <w:r w:rsidR="0077090E" w:rsidDel="007B3217">
          <w:delText>filter of the input matching the machine serial number means that a specific problem cannot be replicated on a different machine</w:delText>
        </w:r>
        <w:r w:rsidR="00EA6C8B" w:rsidDel="007B3217">
          <w:delText xml:space="preserve"> but will be consistent on the host machine</w:delText>
        </w:r>
        <w:r w:rsidR="0077090E" w:rsidDel="007B3217">
          <w:delText xml:space="preserve">. This undermines attempts to </w:delText>
        </w:r>
        <w:r w:rsidR="00207685" w:rsidDel="007B3217">
          <w:delText>replicate</w:delText>
        </w:r>
        <w:r w:rsidR="0077090E" w:rsidDel="007B3217">
          <w:delText xml:space="preserve"> the issue</w:delText>
        </w:r>
        <w:r w:rsidR="00D540A1" w:rsidDel="007B3217">
          <w:delText>, which will be the first thing support staff will try when attempting to diagnose the problem.</w:delText>
        </w:r>
      </w:del>
    </w:p>
    <w:p w:rsidR="006F5AD9" w:rsidDel="007B3217" w:rsidRDefault="006F5AD9" w:rsidP="00D31CC8">
      <w:pPr>
        <w:pStyle w:val="EventText"/>
        <w:rPr>
          <w:del w:id="145" w:author="Ruffle" w:date="2013-07-31T11:39:00Z"/>
        </w:rPr>
      </w:pPr>
      <w:del w:id="146" w:author="Ruffle" w:date="2013-07-31T11:39:00Z">
        <w:r w:rsidDel="007B3217">
          <w:delText xml:space="preserve">The employee then covers his tracks by altering the date on the source file, and the meta data in the code repository back to their original conditions before the modification was made, making it </w:delText>
        </w:r>
        <w:r w:rsidR="0021359D" w:rsidDel="007B3217">
          <w:delText>difficult for</w:delText>
        </w:r>
        <w:r w:rsidDel="007B3217">
          <w:delText xml:space="preserve"> </w:delText>
        </w:r>
        <w:r w:rsidR="007C4131" w:rsidDel="007B3217">
          <w:delText>his</w:delText>
        </w:r>
        <w:r w:rsidDel="007B3217">
          <w:delText xml:space="preserve"> managers to spot the change.  </w:delText>
        </w:r>
        <w:r w:rsidR="00EA6C8B" w:rsidDel="007B3217">
          <w:delText>The employee uses his knowledge of the Quality Assurance procedure in Sybil – specifically what tests are run on the floating point algorithm – to further optimise the compromise so it will not be detected by QA procedures.</w:delText>
        </w:r>
      </w:del>
    </w:p>
    <w:p w:rsidR="00EA6C8B" w:rsidDel="007B3217" w:rsidRDefault="00EA6C8B" w:rsidP="00D31CC8">
      <w:pPr>
        <w:pStyle w:val="EventText"/>
        <w:rPr>
          <w:del w:id="147" w:author="Ruffle" w:date="2013-07-31T11:39:00Z"/>
        </w:rPr>
      </w:pPr>
      <w:del w:id="148" w:author="Ruffle" w:date="2013-07-31T11:39:00Z">
        <w:r w:rsidDel="007B3217">
          <w:delText>The employee then decides that only companies in the western corporate world will be affected and adds a fil</w:delText>
        </w:r>
        <w:r w:rsidR="00503C6B" w:rsidDel="007B3217">
          <w:delText>ter that reads the company name</w:delText>
        </w:r>
        <w:r w:rsidDel="007B3217">
          <w:delText xml:space="preserve"> from the database license file and only applies the compromise if the company name includes ‘plc’, ‘co’ or ‘inc’.</w:delText>
        </w:r>
      </w:del>
    </w:p>
    <w:p w:rsidR="00503C6B" w:rsidDel="007B3217" w:rsidRDefault="00503C6B" w:rsidP="00D31CC8">
      <w:pPr>
        <w:pStyle w:val="EventText"/>
        <w:rPr>
          <w:del w:id="149" w:author="Ruffle" w:date="2013-07-31T11:39:00Z"/>
        </w:rPr>
      </w:pPr>
      <w:del w:id="150" w:author="Ruffle" w:date="2013-07-31T11:39:00Z">
        <w:r w:rsidDel="007B3217">
          <w:delText xml:space="preserve">Finally the employee adds a </w:delText>
        </w:r>
        <w:r w:rsidR="00D540A1" w:rsidDel="007B3217">
          <w:delText xml:space="preserve">6 month </w:delText>
        </w:r>
        <w:r w:rsidDel="007B3217">
          <w:delText xml:space="preserve">time delay </w:delText>
        </w:r>
        <w:r w:rsidR="00706465" w:rsidDel="007B3217">
          <w:delText xml:space="preserve">(or ‘fuse’) </w:delText>
        </w:r>
        <w:r w:rsidDel="007B3217">
          <w:delText>after the upgrade is applied before the compromise activates. This will reduce the likelihood that emerging issues are associated with the upgrade.</w:delText>
        </w:r>
      </w:del>
    </w:p>
    <w:p w:rsidR="00EA6C8B" w:rsidRPr="00EA6C8B" w:rsidRDefault="00D4041E" w:rsidP="00EA6C8B">
      <w:pPr>
        <w:pStyle w:val="ScenarioTitle"/>
        <w:ind w:left="0" w:firstLine="0"/>
        <w:rPr>
          <w:i/>
          <w:sz w:val="22"/>
          <w:szCs w:val="22"/>
        </w:rPr>
      </w:pPr>
      <w:ins w:id="151" w:author="Ruffle" w:date="2013-07-31T12:45:00Z">
        <w:r>
          <w:rPr>
            <w:i/>
            <w:sz w:val="22"/>
            <w:szCs w:val="22"/>
          </w:rPr>
          <w:t>Stage B: Attack activation</w:t>
        </w:r>
      </w:ins>
      <w:del w:id="152" w:author="Ruffle" w:date="2013-07-31T12:45:00Z">
        <w:r w:rsidR="00C369EB" w:rsidDel="00D4041E">
          <w:rPr>
            <w:i/>
            <w:sz w:val="22"/>
            <w:szCs w:val="22"/>
          </w:rPr>
          <w:delText>Release</w:delText>
        </w:r>
      </w:del>
    </w:p>
    <w:p w:rsidR="007B3217" w:rsidRDefault="007B3217" w:rsidP="007B3217">
      <w:pPr>
        <w:pStyle w:val="EventText"/>
        <w:rPr>
          <w:ins w:id="153" w:author="Ruffle" w:date="2013-07-31T11:40:00Z"/>
        </w:rPr>
      </w:pPr>
      <w:ins w:id="154" w:author="Ruffle" w:date="2013-07-31T11:40:00Z">
        <w:r>
          <w:t xml:space="preserve">The compromised software is released as part of a routine upgrade for all Sybil customers. There is widespread belief in the IT industry that software upgrades should be applied as soon as possible, and naturally customers will trust such an upgrade from a well respected company like Sybil. Good </w:t>
        </w:r>
        <w:r>
          <w:lastRenderedPageBreak/>
          <w:t>corporate cyber security practice which is on the lookout for worms, phishing and insider attacks will not spot a compromised upgrade; in fact it encourages rapid application of upgrades.</w:t>
        </w:r>
      </w:ins>
    </w:p>
    <w:p w:rsidR="007B3217" w:rsidRDefault="007B3217" w:rsidP="007B3217">
      <w:pPr>
        <w:pStyle w:val="EventText"/>
        <w:rPr>
          <w:ins w:id="155" w:author="Ruffle" w:date="2013-07-31T11:40:00Z"/>
        </w:rPr>
      </w:pPr>
      <w:ins w:id="156" w:author="Ruffle" w:date="2013-07-31T11:40:00Z">
        <w:r>
          <w:t>Customers vary widely as to when they actually apply the upgrade. Some do it immediately. Many run the upgrade through their own QA testing before they apply it but it is unlikely to include rigorous testing of the floating point algorithm. Some have been waiting for it and are keen to apply it because it contains a bug fix or new feature they need. Some wait to see if other companies experience problems with it, but as there appear to be none, due to the time delay, they install it.</w:t>
        </w:r>
      </w:ins>
    </w:p>
    <w:p w:rsidR="007B3217" w:rsidRDefault="007B3217" w:rsidP="007B3217">
      <w:pPr>
        <w:pStyle w:val="EventText"/>
        <w:rPr>
          <w:ins w:id="157" w:author="Ruffle" w:date="2013-07-31T11:40:00Z"/>
        </w:rPr>
      </w:pPr>
      <w:ins w:id="158" w:author="Ruffle" w:date="2013-07-31T11:40:00Z">
        <w:r>
          <w:t>Application of software updates varies by industry sector. On average the financial sector will install upgrades in 6 months, and the industrial sector 18 months.</w:t>
        </w:r>
      </w:ins>
    </w:p>
    <w:p w:rsidR="005831C8" w:rsidRPr="00D4041E" w:rsidDel="007B3217" w:rsidRDefault="00E35CEF" w:rsidP="00D31CC8">
      <w:pPr>
        <w:pStyle w:val="EventText"/>
        <w:rPr>
          <w:del w:id="159" w:author="Ruffle" w:date="2013-07-31T11:40:00Z"/>
          <w:i/>
          <w:rPrChange w:id="160" w:author="Ruffle" w:date="2013-07-31T12:47:00Z">
            <w:rPr>
              <w:del w:id="161" w:author="Ruffle" w:date="2013-07-31T11:40:00Z"/>
            </w:rPr>
          </w:rPrChange>
        </w:rPr>
      </w:pPr>
      <w:ins w:id="162" w:author="Ruffle" w:date="2013-07-31T12:47:00Z">
        <w:r w:rsidRPr="00E35CEF">
          <w:rPr>
            <w:i/>
            <w:rPrChange w:id="163" w:author="Ruffle" w:date="2013-07-31T12:47:00Z">
              <w:rPr/>
            </w:rPrChange>
          </w:rPr>
          <w:t xml:space="preserve">Stage C: </w:t>
        </w:r>
      </w:ins>
      <w:del w:id="164" w:author="Ruffle" w:date="2013-07-31T11:40:00Z">
        <w:r w:rsidRPr="00E35CEF">
          <w:rPr>
            <w:i/>
            <w:rPrChange w:id="165" w:author="Ruffle" w:date="2013-07-31T12:47:00Z">
              <w:rPr/>
            </w:rPrChange>
          </w:rPr>
          <w:delText>The compromised software is released as part of a routine upgrade for all Sybil customers. There is widespread belief in the IT industry that software upgrades should be applied as soon as possible, and naturally customers will trust such an upgrade from a well respected company like Sybil. Good corporate cyber security practice which is on the lookout for worms, phishing and insider attacks will not spot a compromised upgrade; in fact it encourages rapid application of upgrades.</w:delText>
        </w:r>
      </w:del>
    </w:p>
    <w:p w:rsidR="000E4A96" w:rsidRPr="00D4041E" w:rsidDel="007B3217" w:rsidRDefault="00E35CEF" w:rsidP="00D31CC8">
      <w:pPr>
        <w:pStyle w:val="EventText"/>
        <w:rPr>
          <w:del w:id="166" w:author="Ruffle" w:date="2013-07-31T11:40:00Z"/>
          <w:i/>
          <w:rPrChange w:id="167" w:author="Ruffle" w:date="2013-07-31T12:47:00Z">
            <w:rPr>
              <w:del w:id="168" w:author="Ruffle" w:date="2013-07-31T11:40:00Z"/>
            </w:rPr>
          </w:rPrChange>
        </w:rPr>
      </w:pPr>
      <w:del w:id="169" w:author="Ruffle" w:date="2013-07-31T11:40:00Z">
        <w:r w:rsidRPr="00E35CEF">
          <w:rPr>
            <w:i/>
            <w:rPrChange w:id="170" w:author="Ruffle" w:date="2013-07-31T12:47:00Z">
              <w:rPr/>
            </w:rPrChange>
          </w:rPr>
          <w:delText>Customers vary widely as to when they actually apply the upgrade. Some do it immediately. Many run the upgrade through their own QA testing before they apply it but it is unlikely to include rigorous testing of the floating point algorithm. Some have been waiting for it and are keen to apply it because it contains a bug fix or new feature they need. Some wait to see if other companies experience problems with it, but as there appear to be none, due to the time delay, they install it.</w:delText>
        </w:r>
      </w:del>
    </w:p>
    <w:p w:rsidR="00EA6C8B" w:rsidRPr="00D4041E" w:rsidDel="007B3217" w:rsidRDefault="00E35CEF" w:rsidP="00D31CC8">
      <w:pPr>
        <w:pStyle w:val="EventText"/>
        <w:rPr>
          <w:del w:id="171" w:author="Ruffle" w:date="2013-07-31T11:40:00Z"/>
          <w:i/>
          <w:rPrChange w:id="172" w:author="Ruffle" w:date="2013-07-31T12:47:00Z">
            <w:rPr>
              <w:del w:id="173" w:author="Ruffle" w:date="2013-07-31T11:40:00Z"/>
            </w:rPr>
          </w:rPrChange>
        </w:rPr>
      </w:pPr>
      <w:del w:id="174" w:author="Ruffle" w:date="2013-07-31T11:40:00Z">
        <w:r w:rsidRPr="00E35CEF">
          <w:rPr>
            <w:i/>
            <w:rPrChange w:id="175" w:author="Ruffle" w:date="2013-07-31T12:47:00Z">
              <w:rPr/>
            </w:rPrChange>
          </w:rPr>
          <w:delText>Application of software updates varies by industry sector. On average the financial sector will install upgrades in 6 months, and the industrial sector 18 months.</w:delText>
        </w:r>
      </w:del>
    </w:p>
    <w:p w:rsidR="000E4A96" w:rsidRPr="00D4041E" w:rsidRDefault="00C25EDD" w:rsidP="000E4A96">
      <w:pPr>
        <w:pStyle w:val="ScenarioTitle"/>
        <w:ind w:left="0" w:firstLine="0"/>
        <w:rPr>
          <w:i/>
          <w:sz w:val="22"/>
          <w:szCs w:val="22"/>
        </w:rPr>
      </w:pPr>
      <w:r>
        <w:rPr>
          <w:i/>
          <w:sz w:val="22"/>
          <w:szCs w:val="22"/>
        </w:rPr>
        <w:t>Latency</w:t>
      </w:r>
      <w:ins w:id="176" w:author="Ruffle" w:date="2013-07-31T12:47:00Z">
        <w:r w:rsidR="00D4041E">
          <w:rPr>
            <w:i/>
            <w:sz w:val="22"/>
            <w:szCs w:val="22"/>
          </w:rPr>
          <w:t xml:space="preserve"> Period</w:t>
        </w:r>
      </w:ins>
    </w:p>
    <w:p w:rsidR="007B3217" w:rsidRDefault="007B3217" w:rsidP="007B3217">
      <w:pPr>
        <w:pStyle w:val="EventText"/>
        <w:rPr>
          <w:ins w:id="177" w:author="Ruffle" w:date="2013-07-31T11:40:00Z"/>
        </w:rPr>
      </w:pPr>
      <w:ins w:id="178" w:author="Ruffle" w:date="2013-07-31T11:40:00Z">
        <w:r>
          <w:t xml:space="preserve">With the compromised upgrade released, and companies beginning to apply it, the scenario moves into the pre-detection or ‘latency’ period where the compromise is activated but not yet detected. </w:t>
        </w:r>
      </w:ins>
    </w:p>
    <w:p w:rsidR="007B3217" w:rsidRDefault="007B3217" w:rsidP="007B3217">
      <w:pPr>
        <w:pStyle w:val="EventText"/>
        <w:rPr>
          <w:ins w:id="179" w:author="Ruffle" w:date="2013-07-31T11:40:00Z"/>
        </w:rPr>
      </w:pPr>
      <w:ins w:id="180" w:author="Ruffle" w:date="2013-07-31T11:40:00Z">
        <w:r>
          <w:t>Once a company has installed the compromised upgrade, and the time delay has passed, all their systems based on the Sybil database start to give the error but it goes unnoticed for a while as it is largely affecting design, modelling, decision support and reporting activities in small ways. Some users never get the error – their data does not contain a value that matches the last three digits of the server’s serial number.</w:t>
        </w:r>
      </w:ins>
    </w:p>
    <w:p w:rsidR="007B3217" w:rsidRDefault="007B3217" w:rsidP="007B3217">
      <w:pPr>
        <w:pStyle w:val="EventText"/>
        <w:rPr>
          <w:ins w:id="181" w:author="Ruffle" w:date="2013-07-31T11:40:00Z"/>
        </w:rPr>
      </w:pPr>
      <w:ins w:id="182" w:author="Ruffle" w:date="2013-07-31T11:40:00Z">
        <w:r>
          <w:t>In the end some users spot an error. Then begins the procedure of escalating the issue. Initially the user thinks it is an error in their own calculation. Once this is discounted they report it to their IT support desk. IT attempt the replicate the problem on a test machine – which having a different serial number does not produce the error. The issue is reported to Sybil’s support team but they also are unable to replicate it. This leads to periods of frustration for users as their problems are not being taken seriously by support teams. Eventually many companies draw the conclusion that this is a hardware fault, so they replace the server. Unless the new machine’s last three serial numbers happen to match the old machine, this appears to fix the issue.</w:t>
        </w:r>
      </w:ins>
    </w:p>
    <w:p w:rsidR="007B3217" w:rsidRDefault="007B3217" w:rsidP="007B3217">
      <w:pPr>
        <w:pStyle w:val="EventText"/>
        <w:rPr>
          <w:ins w:id="183" w:author="Ruffle" w:date="2013-07-31T11:40:00Z"/>
        </w:rPr>
      </w:pPr>
      <w:ins w:id="184" w:author="Ruffle" w:date="2013-07-31T11:40:00Z">
        <w:r>
          <w:t>Furthermore, these issues are only occurring in a segment of Sybil’s market – the western corporate sector, with some sectors lagging behind in their uptake of the compromised upgrade – and Sybil’s support team point to thousands of systems worldwide operating without problems. They disown the problem.</w:t>
        </w:r>
      </w:ins>
    </w:p>
    <w:p w:rsidR="007B3217" w:rsidRDefault="007B3217" w:rsidP="007B3217">
      <w:pPr>
        <w:pStyle w:val="EventText"/>
        <w:rPr>
          <w:ins w:id="185" w:author="Ruffle" w:date="2013-07-31T11:40:00Z"/>
        </w:rPr>
      </w:pPr>
      <w:ins w:id="186" w:author="Ruffle" w:date="2013-07-31T11:40:00Z">
        <w:r>
          <w:t xml:space="preserve">Some companies call in security consultants, but they draw a blank as the issue does not show any of the traces of a normal cyber attack – no unauthorised access, no detectable malware, and no known exploits of Sybil. </w:t>
        </w:r>
      </w:ins>
    </w:p>
    <w:p w:rsidR="007B3217" w:rsidRDefault="007B3217" w:rsidP="007B3217">
      <w:pPr>
        <w:pStyle w:val="EventText"/>
        <w:rPr>
          <w:ins w:id="187" w:author="Ruffle" w:date="2013-07-31T11:40:00Z"/>
        </w:rPr>
      </w:pPr>
      <w:ins w:id="188" w:author="Ruffle" w:date="2013-07-31T11:40:00Z">
        <w:r>
          <w:lastRenderedPageBreak/>
          <w:t>As it emerges in the IT world that servers running Sybil seem to be experiencing unexplained hardware issues, a certain brand of server is erroneously suspected, resulting in pre-emptive replacement of that brand and avoidance of purchasing that brand in the future by IT departments. This impacts the profitability, brand value and stock price of this server manufacturer.</w:t>
        </w:r>
      </w:ins>
    </w:p>
    <w:p w:rsidR="006A5030" w:rsidDel="007B3217" w:rsidRDefault="000E4A96" w:rsidP="00D31CC8">
      <w:pPr>
        <w:pStyle w:val="EventText"/>
        <w:rPr>
          <w:del w:id="189" w:author="Ruffle" w:date="2013-07-31T11:40:00Z"/>
        </w:rPr>
      </w:pPr>
      <w:del w:id="190" w:author="Ruffle" w:date="2013-07-31T11:40:00Z">
        <w:r w:rsidDel="007B3217">
          <w:delText>With the compromised upgrade released, and com</w:delText>
        </w:r>
        <w:r w:rsidR="002D3ECF" w:rsidDel="007B3217">
          <w:delText>panies beginning to apply it, the scenario</w:delText>
        </w:r>
        <w:r w:rsidDel="007B3217">
          <w:delText xml:space="preserve"> move</w:delText>
        </w:r>
        <w:r w:rsidR="002D3ECF" w:rsidDel="007B3217">
          <w:delText>s</w:delText>
        </w:r>
        <w:r w:rsidDel="007B3217">
          <w:delText xml:space="preserve"> into the </w:delText>
        </w:r>
        <w:r w:rsidR="00FB5479" w:rsidDel="007B3217">
          <w:delText>pre-detection or ‘</w:delText>
        </w:r>
        <w:r w:rsidDel="007B3217">
          <w:delText>latency</w:delText>
        </w:r>
        <w:r w:rsidR="00FB5479" w:rsidDel="007B3217">
          <w:delText>’</w:delText>
        </w:r>
        <w:r w:rsidDel="007B3217">
          <w:delText xml:space="preserve"> period where the compromise is activated but not yet detected. </w:delText>
        </w:r>
      </w:del>
    </w:p>
    <w:p w:rsidR="008654D9" w:rsidDel="007B3217" w:rsidRDefault="002D3ECF" w:rsidP="00D31CC8">
      <w:pPr>
        <w:pStyle w:val="EventText"/>
        <w:rPr>
          <w:del w:id="191" w:author="Ruffle" w:date="2013-07-31T11:40:00Z"/>
        </w:rPr>
      </w:pPr>
      <w:del w:id="192" w:author="Ruffle" w:date="2013-07-31T11:40:00Z">
        <w:r w:rsidDel="007B3217">
          <w:delText>Once a company has installed the compromised upgrade</w:delText>
        </w:r>
        <w:r w:rsidR="00503C6B" w:rsidDel="007B3217">
          <w:delText>, and the time delay has passed</w:delText>
        </w:r>
        <w:r w:rsidR="00066F8B" w:rsidDel="007B3217">
          <w:delText>, all</w:delText>
        </w:r>
        <w:r w:rsidDel="007B3217">
          <w:delText xml:space="preserve"> their systems </w:delText>
        </w:r>
        <w:r w:rsidR="006640FC" w:rsidDel="007B3217">
          <w:delText>based on the Sybil database</w:delText>
        </w:r>
        <w:r w:rsidDel="007B3217">
          <w:delText xml:space="preserve"> start to give the error but</w:delText>
        </w:r>
        <w:r w:rsidR="00DB2B2A" w:rsidDel="007B3217">
          <w:delText xml:space="preserve"> it goes unnoticed for a while</w:delText>
        </w:r>
        <w:r w:rsidDel="007B3217">
          <w:delText xml:space="preserve"> as it is largely affecting design, modelling, decision support and reporting </w:delText>
        </w:r>
        <w:r w:rsidR="00D1596B" w:rsidDel="007B3217">
          <w:delText>activities in small ways</w:delText>
        </w:r>
        <w:r w:rsidR="006640FC" w:rsidDel="007B3217">
          <w:delText xml:space="preserve">. Some users </w:delText>
        </w:r>
        <w:r w:rsidDel="007B3217">
          <w:delText>never get the error – their data does not contain a value that matches the last three digits of the server’s serial number.</w:delText>
        </w:r>
      </w:del>
    </w:p>
    <w:p w:rsidR="008654D9" w:rsidDel="007B3217" w:rsidRDefault="006640FC" w:rsidP="00D31CC8">
      <w:pPr>
        <w:pStyle w:val="EventText"/>
        <w:rPr>
          <w:del w:id="193" w:author="Ruffle" w:date="2013-07-31T11:40:00Z"/>
        </w:rPr>
      </w:pPr>
      <w:del w:id="194" w:author="Ruffle" w:date="2013-07-31T11:40:00Z">
        <w:r w:rsidDel="007B3217">
          <w:delText>In the end some users</w:delText>
        </w:r>
        <w:r w:rsidR="008654D9" w:rsidDel="007B3217">
          <w:delText xml:space="preserve"> spot the error. Then begins the procedure of escalating th</w:delText>
        </w:r>
        <w:r w:rsidDel="007B3217">
          <w:delText xml:space="preserve">e issue. Initially the user </w:delText>
        </w:r>
        <w:r w:rsidR="008654D9" w:rsidDel="007B3217">
          <w:delText>think</w:delText>
        </w:r>
        <w:r w:rsidDel="007B3217">
          <w:delText>s</w:delText>
        </w:r>
        <w:r w:rsidR="008654D9" w:rsidDel="007B3217">
          <w:delText xml:space="preserve"> it </w:delText>
        </w:r>
        <w:r w:rsidR="008300C6" w:rsidDel="007B3217">
          <w:delText xml:space="preserve">is </w:delText>
        </w:r>
        <w:r w:rsidR="008654D9" w:rsidDel="007B3217">
          <w:delText>an error in their own calculation. On</w:delText>
        </w:r>
        <w:r w:rsidDel="007B3217">
          <w:delText xml:space="preserve">ce this is discounted they </w:delText>
        </w:r>
        <w:r w:rsidR="008654D9" w:rsidDel="007B3217">
          <w:delText>report it t</w:delText>
        </w:r>
        <w:r w:rsidDel="007B3217">
          <w:delText xml:space="preserve">o their IT support desk. IT </w:delText>
        </w:r>
        <w:r w:rsidR="008654D9" w:rsidDel="007B3217">
          <w:delText>attempt the replicate the problem on a test machine – which havin</w:delText>
        </w:r>
        <w:r w:rsidDel="007B3217">
          <w:delText>g a different serial number does</w:delText>
        </w:r>
        <w:r w:rsidR="00D1596B" w:rsidDel="007B3217">
          <w:delText xml:space="preserve"> not produce the error. T</w:delText>
        </w:r>
        <w:r w:rsidR="008654D9" w:rsidDel="007B3217">
          <w:delText>he issue is reported to Sybil</w:delText>
        </w:r>
        <w:r w:rsidDel="007B3217">
          <w:delText xml:space="preserve">’s support team </w:delText>
        </w:r>
        <w:r w:rsidR="00D1596B" w:rsidDel="007B3217">
          <w:delText xml:space="preserve">but </w:delText>
        </w:r>
        <w:r w:rsidDel="007B3217">
          <w:delText>they also are</w:delText>
        </w:r>
        <w:r w:rsidR="008654D9" w:rsidDel="007B3217">
          <w:delText xml:space="preserve"> una</w:delText>
        </w:r>
        <w:r w:rsidDel="007B3217">
          <w:delText>ble to replicate it. This l</w:delText>
        </w:r>
        <w:r w:rsidR="008654D9" w:rsidDel="007B3217">
          <w:delText>ead</w:delText>
        </w:r>
        <w:r w:rsidDel="007B3217">
          <w:delText>s to</w:delText>
        </w:r>
        <w:r w:rsidR="008654D9" w:rsidDel="007B3217">
          <w:delText xml:space="preserve"> period</w:delText>
        </w:r>
        <w:r w:rsidDel="007B3217">
          <w:delText xml:space="preserve">s of frustration for </w:delText>
        </w:r>
        <w:r w:rsidR="008654D9" w:rsidDel="007B3217">
          <w:delText>user</w:delText>
        </w:r>
        <w:r w:rsidDel="007B3217">
          <w:delText>s</w:delText>
        </w:r>
        <w:r w:rsidR="008654D9" w:rsidDel="007B3217">
          <w:delText xml:space="preserve"> as their problem</w:delText>
        </w:r>
        <w:r w:rsidDel="007B3217">
          <w:delText>s are</w:delText>
        </w:r>
        <w:r w:rsidR="008654D9" w:rsidDel="007B3217">
          <w:delText xml:space="preserve"> not be</w:delText>
        </w:r>
        <w:r w:rsidR="00705E0E" w:rsidDel="007B3217">
          <w:delText>ing taken serious</w:delText>
        </w:r>
        <w:r w:rsidR="005A112F" w:rsidDel="007B3217">
          <w:delText>ly</w:delText>
        </w:r>
        <w:r w:rsidR="00705E0E" w:rsidDel="007B3217">
          <w:delText xml:space="preserve"> by support teams</w:delText>
        </w:r>
        <w:r w:rsidDel="007B3217">
          <w:delText xml:space="preserve">. </w:delText>
        </w:r>
        <w:r w:rsidR="00D1596B" w:rsidDel="007B3217">
          <w:delText>Eventually m</w:delText>
        </w:r>
        <w:r w:rsidDel="007B3217">
          <w:delText>any companies draw the conclusion</w:delText>
        </w:r>
        <w:r w:rsidR="008654D9" w:rsidDel="007B3217">
          <w:delText xml:space="preserve"> that this is a hardware </w:delText>
        </w:r>
        <w:r w:rsidR="008300C6" w:rsidDel="007B3217">
          <w:delText>fault</w:delText>
        </w:r>
        <w:r w:rsidR="00D1596B" w:rsidDel="007B3217">
          <w:delText xml:space="preserve">, so they replace </w:delText>
        </w:r>
        <w:r w:rsidR="008654D9" w:rsidDel="007B3217">
          <w:delText>the server. Unless the new machine</w:delText>
        </w:r>
        <w:r w:rsidR="00503C6B" w:rsidDel="007B3217">
          <w:delText>’</w:delText>
        </w:r>
        <w:r w:rsidR="008654D9" w:rsidDel="007B3217">
          <w:delText>s last three serial number</w:delText>
        </w:r>
        <w:r w:rsidR="00503C6B" w:rsidDel="007B3217">
          <w:delText>s</w:delText>
        </w:r>
        <w:r w:rsidR="008654D9" w:rsidDel="007B3217">
          <w:delText xml:space="preserve"> </w:delText>
        </w:r>
        <w:r w:rsidR="00FC0A7E" w:rsidDel="007B3217">
          <w:delText xml:space="preserve">happen to </w:delText>
        </w:r>
        <w:r w:rsidDel="007B3217">
          <w:delText>match the old machine, this</w:delText>
        </w:r>
        <w:r w:rsidR="008654D9" w:rsidDel="007B3217">
          <w:delText xml:space="preserve"> appear</w:delText>
        </w:r>
        <w:r w:rsidDel="007B3217">
          <w:delText>s</w:delText>
        </w:r>
        <w:r w:rsidR="008654D9" w:rsidDel="007B3217">
          <w:delText xml:space="preserve"> to fix the issue.</w:delText>
        </w:r>
      </w:del>
    </w:p>
    <w:p w:rsidR="00705E0E" w:rsidDel="007B3217" w:rsidRDefault="00705E0E" w:rsidP="00D31CC8">
      <w:pPr>
        <w:pStyle w:val="EventText"/>
        <w:rPr>
          <w:del w:id="195" w:author="Ruffle" w:date="2013-07-31T11:40:00Z"/>
        </w:rPr>
      </w:pPr>
      <w:del w:id="196" w:author="Ruffle" w:date="2013-07-31T11:40:00Z">
        <w:r w:rsidDel="007B3217">
          <w:delText>Furthermore, these issues are only occurring in a segment of Sybil</w:delText>
        </w:r>
        <w:r w:rsidR="005A112F" w:rsidDel="007B3217">
          <w:delText>’</w:delText>
        </w:r>
        <w:r w:rsidDel="007B3217">
          <w:delText>s market – the western corporate sector</w:delText>
        </w:r>
        <w:r w:rsidR="00F172A7" w:rsidDel="007B3217">
          <w:delText>, with some sectors lagging behind in their uptake of the compromised upgrade</w:delText>
        </w:r>
        <w:r w:rsidDel="007B3217">
          <w:delText xml:space="preserve"> </w:delText>
        </w:r>
        <w:r w:rsidR="005A112F" w:rsidDel="007B3217">
          <w:delText>– and</w:delText>
        </w:r>
        <w:r w:rsidDel="007B3217">
          <w:delText xml:space="preserve"> Sybil’s support te</w:delText>
        </w:r>
        <w:r w:rsidR="005A112F" w:rsidDel="007B3217">
          <w:delText xml:space="preserve">am </w:delText>
        </w:r>
        <w:r w:rsidR="00F172A7" w:rsidDel="007B3217">
          <w:delText xml:space="preserve">point to thousands of </w:delText>
        </w:r>
        <w:r w:rsidDel="007B3217">
          <w:delText>systems worldwide operating without problem</w:delText>
        </w:r>
        <w:r w:rsidR="005A112F" w:rsidDel="007B3217">
          <w:delText>s. They</w:delText>
        </w:r>
        <w:r w:rsidDel="007B3217">
          <w:delText xml:space="preserve"> disown the problem.</w:delText>
        </w:r>
      </w:del>
    </w:p>
    <w:p w:rsidR="00F42486" w:rsidDel="007B3217" w:rsidRDefault="00F42486" w:rsidP="00D31CC8">
      <w:pPr>
        <w:pStyle w:val="EventText"/>
        <w:rPr>
          <w:del w:id="197" w:author="Ruffle" w:date="2013-07-31T11:40:00Z"/>
        </w:rPr>
      </w:pPr>
      <w:del w:id="198" w:author="Ruffle" w:date="2013-07-31T11:40:00Z">
        <w:r w:rsidDel="007B3217">
          <w:delText xml:space="preserve">Some companies call in security consultants, but they draw a blank as the issue does not show any of the traces of a normal cyber attack – no unauthorised access, no detectable malware, and no known exploits of Sybil. </w:delText>
        </w:r>
      </w:del>
    </w:p>
    <w:p w:rsidR="00CB7A67" w:rsidDel="007B3217" w:rsidRDefault="006640FC" w:rsidP="00D31CC8">
      <w:pPr>
        <w:pStyle w:val="EventText"/>
        <w:rPr>
          <w:del w:id="199" w:author="Ruffle" w:date="2013-07-31T11:40:00Z"/>
        </w:rPr>
      </w:pPr>
      <w:del w:id="200" w:author="Ruffle" w:date="2013-07-31T11:40:00Z">
        <w:r w:rsidDel="007B3217">
          <w:delText>Red Herring #1</w:delText>
        </w:r>
        <w:r w:rsidR="008300C6" w:rsidDel="007B3217">
          <w:delText>. As it emerges in the IT world that servers running Sybil seem to be experiencing unexplained hard</w:delText>
        </w:r>
        <w:r w:rsidDel="007B3217">
          <w:delText>ware issues</w:delText>
        </w:r>
        <w:r w:rsidR="009A04B1" w:rsidDel="007B3217">
          <w:delText xml:space="preserve">, </w:delText>
        </w:r>
        <w:r w:rsidR="008300C6" w:rsidDel="007B3217">
          <w:delText xml:space="preserve">a certain brand of server is </w:delText>
        </w:r>
        <w:r w:rsidR="00DA7123" w:rsidDel="007B3217">
          <w:delText>erroneously</w:delText>
        </w:r>
        <w:r w:rsidR="008300C6" w:rsidDel="007B3217">
          <w:delText xml:space="preserve"> </w:delText>
        </w:r>
        <w:r w:rsidDel="007B3217">
          <w:delText xml:space="preserve">suspected, resulting in </w:delText>
        </w:r>
        <w:r w:rsidR="009A04B1" w:rsidDel="007B3217">
          <w:delText>pre-emptive</w:delText>
        </w:r>
        <w:r w:rsidDel="007B3217">
          <w:delText xml:space="preserve"> replacement</w:delText>
        </w:r>
        <w:r w:rsidR="009A04B1" w:rsidDel="007B3217">
          <w:delText xml:space="preserve"> of that brand and avoidance of purchasing that brand in the future</w:delText>
        </w:r>
        <w:r w:rsidR="00705E0E" w:rsidDel="007B3217">
          <w:delText xml:space="preserve"> by IT departments</w:delText>
        </w:r>
        <w:r w:rsidR="009A04B1" w:rsidDel="007B3217">
          <w:delText xml:space="preserve">. </w:delText>
        </w:r>
        <w:r w:rsidR="00D1596B" w:rsidDel="007B3217">
          <w:delText>This impact</w:delText>
        </w:r>
        <w:r w:rsidR="00C27B66" w:rsidDel="007B3217">
          <w:delText>s</w:delText>
        </w:r>
        <w:r w:rsidR="00CB7A67" w:rsidDel="007B3217">
          <w:delText xml:space="preserve"> the profitability,</w:delText>
        </w:r>
        <w:r w:rsidR="00D1596B" w:rsidDel="007B3217">
          <w:delText xml:space="preserve"> brand value </w:delText>
        </w:r>
        <w:r w:rsidR="00CB7A67" w:rsidDel="007B3217">
          <w:delText xml:space="preserve">and stock price </w:delText>
        </w:r>
        <w:r w:rsidR="00C27B66" w:rsidDel="007B3217">
          <w:delText xml:space="preserve">of this </w:delText>
        </w:r>
        <w:r w:rsidR="00D1596B" w:rsidDel="007B3217">
          <w:delText>server manufacturer.</w:delText>
        </w:r>
      </w:del>
    </w:p>
    <w:p w:rsidR="00F80810" w:rsidRPr="00F80810" w:rsidDel="00D4041E" w:rsidRDefault="00FB5479" w:rsidP="00F80810">
      <w:pPr>
        <w:pStyle w:val="ScenarioTitle"/>
        <w:ind w:left="0" w:firstLine="0"/>
        <w:rPr>
          <w:del w:id="201" w:author="Ruffle" w:date="2013-07-31T12:47:00Z"/>
          <w:i/>
          <w:sz w:val="22"/>
          <w:szCs w:val="22"/>
        </w:rPr>
      </w:pPr>
      <w:del w:id="202" w:author="Ruffle" w:date="2013-07-31T12:47:00Z">
        <w:r w:rsidDel="00D4041E">
          <w:rPr>
            <w:i/>
            <w:sz w:val="22"/>
            <w:szCs w:val="22"/>
          </w:rPr>
          <w:delText xml:space="preserve">Pre-detection </w:delText>
        </w:r>
        <w:r w:rsidR="00F80810" w:rsidDel="00D4041E">
          <w:rPr>
            <w:i/>
            <w:sz w:val="22"/>
            <w:szCs w:val="22"/>
          </w:rPr>
          <w:delText xml:space="preserve">consequences </w:delText>
        </w:r>
      </w:del>
    </w:p>
    <w:p w:rsidR="008F4B99" w:rsidRDefault="00CB7A67" w:rsidP="00D31CC8">
      <w:pPr>
        <w:pStyle w:val="EventText"/>
      </w:pPr>
      <w:r>
        <w:t>As time passes the key disruptive consequences of this cyber a</w:t>
      </w:r>
      <w:r w:rsidR="00393FC9">
        <w:t>ttack become evident though</w:t>
      </w:r>
      <w:r>
        <w:t xml:space="preserve"> </w:t>
      </w:r>
      <w:r w:rsidR="00F80810">
        <w:t xml:space="preserve">still </w:t>
      </w:r>
      <w:r w:rsidR="00393FC9">
        <w:t>no one is making the connection</w:t>
      </w:r>
      <w:r>
        <w:t xml:space="preserve"> to the upgrade or even to a</w:t>
      </w:r>
      <w:r w:rsidR="00393FC9">
        <w:t>n</w:t>
      </w:r>
      <w:r>
        <w:t xml:space="preserve"> issue within</w:t>
      </w:r>
      <w:r w:rsidR="00705E0E">
        <w:t xml:space="preserve"> S</w:t>
      </w:r>
      <w:r>
        <w:t>ybil.</w:t>
      </w:r>
      <w:r w:rsidR="00393FC9">
        <w:t xml:space="preserve"> These </w:t>
      </w:r>
      <w:r w:rsidR="00705E0E">
        <w:t xml:space="preserve">key </w:t>
      </w:r>
      <w:r w:rsidR="00393FC9">
        <w:t>consequences</w:t>
      </w:r>
      <w:r>
        <w:t xml:space="preserve"> be characterised as </w:t>
      </w:r>
      <w:r w:rsidR="00F80810">
        <w:rPr>
          <w:i/>
        </w:rPr>
        <w:t>impacts o</w:t>
      </w:r>
      <w:r w:rsidRPr="00F80810">
        <w:rPr>
          <w:i/>
        </w:rPr>
        <w:t>n quality</w:t>
      </w:r>
      <w:del w:id="203" w:author="Ruffle" w:date="2013-07-31T11:40:00Z">
        <w:r w:rsidR="00DB2B2A" w:rsidDel="007B3217">
          <w:rPr>
            <w:i/>
          </w:rPr>
          <w:delText xml:space="preserve">, </w:delText>
        </w:r>
        <w:r w:rsidR="00D540A1" w:rsidDel="007B3217">
          <w:delText xml:space="preserve"> for</w:delText>
        </w:r>
      </w:del>
      <w:ins w:id="204" w:author="Ruffle" w:date="2013-07-31T11:40:00Z">
        <w:r w:rsidR="007B3217">
          <w:rPr>
            <w:i/>
          </w:rPr>
          <w:t xml:space="preserve">, </w:t>
        </w:r>
        <w:r w:rsidR="007B3217">
          <w:t>for</w:t>
        </w:r>
      </w:ins>
      <w:r w:rsidR="00D540A1">
        <w:t xml:space="preserve"> example:</w:t>
      </w:r>
    </w:p>
    <w:p w:rsidR="008F4B99" w:rsidDel="00D4041E" w:rsidRDefault="008F4B99" w:rsidP="00D31CC8">
      <w:pPr>
        <w:pStyle w:val="EventText"/>
        <w:rPr>
          <w:del w:id="205" w:author="Ruffle" w:date="2013-07-31T12:47:00Z"/>
        </w:rPr>
      </w:pPr>
    </w:p>
    <w:p w:rsidR="00000000" w:rsidRDefault="002F0F2C">
      <w:pPr>
        <w:pStyle w:val="EventTextBullets"/>
        <w:pPrChange w:id="206" w:author="Andrew Coburn" w:date="2013-07-24T18:36:00Z">
          <w:pPr>
            <w:pStyle w:val="Style1"/>
            <w:tabs>
              <w:tab w:val="clear" w:pos="720"/>
            </w:tabs>
          </w:pPr>
        </w:pPrChange>
      </w:pPr>
      <w:r w:rsidRPr="002F0F2C">
        <w:t>Design systems (such as Aeronautical CAD systems) based on Sybil have started to introduce small random changes in manufactured part</w:t>
      </w:r>
      <w:r w:rsidR="00D3237B" w:rsidRPr="00D3237B">
        <w:t>s which begin to fail or give degraded performance.</w:t>
      </w:r>
    </w:p>
    <w:p w:rsidR="00000000" w:rsidRDefault="00C25EDD">
      <w:pPr>
        <w:pStyle w:val="EventTextBullets"/>
        <w:pPrChange w:id="207" w:author="Andrew Coburn" w:date="2013-07-24T18:36:00Z">
          <w:pPr>
            <w:pStyle w:val="Style1"/>
            <w:tabs>
              <w:tab w:val="clear" w:pos="720"/>
            </w:tabs>
          </w:pPr>
        </w:pPrChange>
      </w:pPr>
      <w:r w:rsidRPr="00C25EDD">
        <w:t>Modelling and Decision Support Systems (such as a Commodity T</w:t>
      </w:r>
      <w:r w:rsidR="00100D49" w:rsidRPr="00100D49">
        <w:t>rading or  Oil Pricing Model) have started to give random erroneous results resulting in loss making trad</w:t>
      </w:r>
      <w:r w:rsidR="00E035D4" w:rsidRPr="00E035D4">
        <w:t>es and price setting that results in loss of profitability.</w:t>
      </w:r>
    </w:p>
    <w:p w:rsidR="00000000" w:rsidRDefault="009430CD">
      <w:pPr>
        <w:pStyle w:val="EventTextBullets"/>
        <w:pPrChange w:id="208" w:author="Andrew Coburn" w:date="2013-07-24T18:36:00Z">
          <w:pPr>
            <w:pStyle w:val="Style1"/>
            <w:tabs>
              <w:tab w:val="clear" w:pos="720"/>
            </w:tabs>
          </w:pPr>
        </w:pPrChange>
      </w:pPr>
      <w:r w:rsidRPr="009430CD">
        <w:t>Reporting systems (such as MIS and CRM systems) start feeding erroneous data back to managers and boards who make incorrect decisions. Company regulatory filing and annual reports appear with errors in them.</w:t>
      </w:r>
    </w:p>
    <w:p w:rsidR="00000000" w:rsidRDefault="00E35CEF">
      <w:pPr>
        <w:pStyle w:val="EventTextBullets"/>
        <w:pPrChange w:id="209" w:author="Andrew Coburn" w:date="2013-07-24T18:36:00Z">
          <w:pPr>
            <w:pStyle w:val="Style1"/>
            <w:tabs>
              <w:tab w:val="clear" w:pos="720"/>
            </w:tabs>
          </w:pPr>
        </w:pPrChange>
      </w:pPr>
      <w:r w:rsidRPr="00E35CEF">
        <w:lastRenderedPageBreak/>
        <w:t xml:space="preserve">Process Control Systems (such as can be found in manufacturing and industrial control systems) start producing erroneous threshold values </w:t>
      </w:r>
      <w:del w:id="210" w:author="Ruffle" w:date="2013-07-31T11:41:00Z">
        <w:r w:rsidRPr="00E35CEF">
          <w:rPr>
            <w:rPrChange w:id="211" w:author="Andrew Coburn" w:date="2013-07-24T18:35:00Z">
              <w:rPr/>
            </w:rPrChange>
          </w:rPr>
          <w:delText>and incorrect forward targets</w:delText>
        </w:r>
      </w:del>
      <w:ins w:id="212" w:author="Ruffle" w:date="2013-07-31T11:41:00Z">
        <w:r w:rsidR="007B3217">
          <w:t>resulting degradation in quality and</w:t>
        </w:r>
      </w:ins>
      <w:ins w:id="213" w:author="Ruffle" w:date="2013-07-31T11:42:00Z">
        <w:r w:rsidR="007B3217">
          <w:t>,</w:t>
        </w:r>
      </w:ins>
      <w:ins w:id="214" w:author="Ruffle" w:date="2013-07-31T11:41:00Z">
        <w:r w:rsidR="007B3217">
          <w:t xml:space="preserve"> in </w:t>
        </w:r>
      </w:ins>
      <w:ins w:id="215" w:author="Ruffle" w:date="2013-07-31T11:42:00Z">
        <w:r w:rsidR="007B3217">
          <w:t xml:space="preserve">the worst cases, </w:t>
        </w:r>
      </w:ins>
      <w:ins w:id="216" w:author="Ruffle" w:date="2013-07-31T11:41:00Z">
        <w:r w:rsidR="007B3217">
          <w:t>equipment malfunctions</w:t>
        </w:r>
      </w:ins>
      <w:r w:rsidR="00D3237B" w:rsidRPr="00D3237B">
        <w:t xml:space="preserve">. </w:t>
      </w:r>
    </w:p>
    <w:p w:rsidR="00000000" w:rsidRDefault="00C25EDD">
      <w:pPr>
        <w:pStyle w:val="EventTextBullets"/>
        <w:pPrChange w:id="217" w:author="Andrew Coburn" w:date="2013-07-24T18:36:00Z">
          <w:pPr>
            <w:pStyle w:val="Style1"/>
            <w:tabs>
              <w:tab w:val="clear" w:pos="720"/>
            </w:tabs>
          </w:pPr>
        </w:pPrChange>
      </w:pPr>
      <w:r w:rsidRPr="00C25EDD">
        <w:t xml:space="preserve">Logistics systems start causing shortages of parts to industry and products to consumers resulting in a fall in quality of service in these sectors. </w:t>
      </w:r>
    </w:p>
    <w:p w:rsidR="00F42486" w:rsidRDefault="00F47502" w:rsidP="00D31CC8">
      <w:pPr>
        <w:pStyle w:val="EventText"/>
      </w:pPr>
      <w:r>
        <w:t xml:space="preserve">Waves of unease are appearing through various sectors of the world economy. </w:t>
      </w:r>
      <w:r w:rsidR="00F42486">
        <w:t>Many companies raise internal alarms about error-prone data and inaccurate internal routines.</w:t>
      </w:r>
      <w:r w:rsidR="00F42486" w:rsidRPr="00F42486">
        <w:t xml:space="preserve"> </w:t>
      </w:r>
      <w:r w:rsidR="00F42486">
        <w:t xml:space="preserve">The rate of corruption is </w:t>
      </w:r>
      <w:del w:id="218" w:author="Ruffle" w:date="2013-08-23T13:56:00Z">
        <w:r w:rsidR="00F42486" w:rsidDel="00E276A1">
          <w:delText xml:space="preserve">initially </w:delText>
        </w:r>
      </w:del>
      <w:r w:rsidR="00F42486">
        <w:t xml:space="preserve">slow and difficult to detect but </w:t>
      </w:r>
      <w:del w:id="219" w:author="Ruffle" w:date="2013-08-23T13:56:00Z">
        <w:r w:rsidR="00F42486" w:rsidDel="00E276A1">
          <w:delText>be</w:delText>
        </w:r>
        <w:r w:rsidR="00AE7017" w:rsidDel="00E276A1">
          <w:delText xml:space="preserve">comes more pronounced </w:delText>
        </w:r>
      </w:del>
      <w:r w:rsidR="00AE7017">
        <w:t>over time</w:t>
      </w:r>
      <w:ins w:id="220" w:author="Ruffle" w:date="2013-08-23T13:56:00Z">
        <w:r w:rsidR="00E276A1">
          <w:t xml:space="preserve"> more </w:t>
        </w:r>
      </w:ins>
      <w:ins w:id="221" w:author="Ruffle" w:date="2013-08-23T13:57:00Z">
        <w:r w:rsidR="00E276A1">
          <w:t xml:space="preserve">and more </w:t>
        </w:r>
      </w:ins>
      <w:ins w:id="222" w:author="Ruffle" w:date="2013-08-23T13:56:00Z">
        <w:r w:rsidR="00E276A1">
          <w:t>data is being corrupted</w:t>
        </w:r>
      </w:ins>
      <w:r w:rsidR="00AE7017">
        <w:t xml:space="preserve">, but the extent </w:t>
      </w:r>
      <w:del w:id="223" w:author="Ruffle" w:date="2013-08-23T13:56:00Z">
        <w:r w:rsidR="00AE7017" w:rsidDel="00E276A1">
          <w:delText xml:space="preserve">of data corruption </w:delText>
        </w:r>
      </w:del>
      <w:r w:rsidR="00AE7017">
        <w:t xml:space="preserve">is not easily verifiable. </w:t>
      </w:r>
      <w:r w:rsidR="00F42486">
        <w:t>Meanwhile as normal routine backup procedures have been running</w:t>
      </w:r>
      <w:r w:rsidR="00AE7017">
        <w:t>,</w:t>
      </w:r>
      <w:r w:rsidR="00F42486">
        <w:t xml:space="preserve"> erroneous data within Sybil</w:t>
      </w:r>
      <w:r w:rsidR="00F172A7">
        <w:t>,</w:t>
      </w:r>
      <w:r w:rsidR="00F42486">
        <w:t xml:space="preserve"> and other company systems to which erroneous data has propagated</w:t>
      </w:r>
      <w:r w:rsidR="00F172A7">
        <w:t>,</w:t>
      </w:r>
      <w:r w:rsidR="00F42486">
        <w:t xml:space="preserve"> </w:t>
      </w:r>
      <w:r w:rsidR="00AE7017">
        <w:t xml:space="preserve">is </w:t>
      </w:r>
      <w:r w:rsidR="00F172A7">
        <w:t>progressively</w:t>
      </w:r>
      <w:r w:rsidR="00F42486">
        <w:t xml:space="preserve"> corrupting backups.</w:t>
      </w:r>
    </w:p>
    <w:p w:rsidR="00F64197" w:rsidDel="009D41B1" w:rsidRDefault="00417CDC" w:rsidP="00D31CC8">
      <w:pPr>
        <w:pStyle w:val="EventText"/>
        <w:rPr>
          <w:del w:id="224" w:author="Andrew Coburn" w:date="2013-07-24T18:38:00Z"/>
        </w:rPr>
      </w:pPr>
      <w:r>
        <w:t>News stories start circulating about regular inexplicable costly events taking place in the corporate world.</w:t>
      </w:r>
      <w:r w:rsidR="008D3CFB">
        <w:t xml:space="preserve"> Almost daily events like th</w:t>
      </w:r>
      <w:r w:rsidR="000A4F87">
        <w:t xml:space="preserve">e </w:t>
      </w:r>
      <w:r w:rsidR="008D3CFB">
        <w:t xml:space="preserve">following examples </w:t>
      </w:r>
      <w:r w:rsidR="000A4F87">
        <w:t>are being reported.</w:t>
      </w:r>
      <w:r>
        <w:t xml:space="preserve"> </w:t>
      </w:r>
      <w:r w:rsidRPr="00417CDC">
        <w:rPr>
          <w:i/>
        </w:rPr>
        <w:t xml:space="preserve">These are imaginary but </w:t>
      </w:r>
      <w:r w:rsidR="000A4F87">
        <w:rPr>
          <w:i/>
        </w:rPr>
        <w:t xml:space="preserve">are </w:t>
      </w:r>
      <w:r w:rsidRPr="00417CDC">
        <w:rPr>
          <w:i/>
        </w:rPr>
        <w:t xml:space="preserve">based on real </w:t>
      </w:r>
      <w:r w:rsidR="000A4F87">
        <w:rPr>
          <w:i/>
        </w:rPr>
        <w:t>events</w:t>
      </w:r>
      <w:r w:rsidR="00793D15">
        <w:rPr>
          <w:i/>
        </w:rPr>
        <w:t xml:space="preserve"> caused by erroneous data in</w:t>
      </w:r>
      <w:r w:rsidR="000A4F87">
        <w:rPr>
          <w:i/>
        </w:rPr>
        <w:t xml:space="preserve"> corporate modelling, decision support and forecasting systems</w:t>
      </w:r>
      <w:r w:rsidR="00793D15">
        <w:rPr>
          <w:i/>
        </w:rPr>
        <w:t>. See</w:t>
      </w:r>
      <w:r w:rsidRPr="00417CDC">
        <w:rPr>
          <w:i/>
        </w:rPr>
        <w:t xml:space="preserve"> footnotes</w:t>
      </w:r>
      <w:r w:rsidR="00793D15">
        <w:rPr>
          <w:i/>
        </w:rPr>
        <w:t xml:space="preserve"> for references</w:t>
      </w:r>
      <w:r w:rsidRPr="00417CDC">
        <w:rPr>
          <w:i/>
        </w:rPr>
        <w:t>.</w:t>
      </w:r>
    </w:p>
    <w:p w:rsidR="00417CDC" w:rsidRDefault="00417CDC" w:rsidP="00D31CC8">
      <w:pPr>
        <w:pStyle w:val="EventText"/>
      </w:pPr>
    </w:p>
    <w:p w:rsidR="00000000" w:rsidRDefault="00390206">
      <w:pPr>
        <w:pStyle w:val="EventTextBullets"/>
        <w:pPrChange w:id="225" w:author="Andrew Coburn" w:date="2013-07-24T18:37:00Z">
          <w:pPr>
            <w:pStyle w:val="Style1"/>
          </w:pPr>
        </w:pPrChange>
      </w:pPr>
      <w:r>
        <w:t xml:space="preserve">A book written by two prominent economists which has influenced major political and economic decisions of nation states has key assumptions </w:t>
      </w:r>
      <w:r w:rsidR="000A4F87">
        <w:t xml:space="preserve">later proved to be erroneous by a high school student. These assumptions are </w:t>
      </w:r>
      <w:r>
        <w:t xml:space="preserve">based on data taken from a compromised Sybil database. </w:t>
      </w:r>
      <w:r>
        <w:rPr>
          <w:rStyle w:val="FootnoteReference"/>
        </w:rPr>
        <w:footnoteReference w:id="4"/>
      </w:r>
    </w:p>
    <w:p w:rsidR="00000000" w:rsidRDefault="00E762E9">
      <w:pPr>
        <w:pStyle w:val="EventTextBullets"/>
        <w:pPrChange w:id="228" w:author="Ruffle" w:date="2013-08-23T15:40:00Z">
          <w:pPr>
            <w:pStyle w:val="Style1"/>
          </w:pPr>
        </w:pPrChange>
      </w:pPr>
      <w:r>
        <w:t>For two years at a large bank they failed to notice an error in interest rate calculations caused by erroneous data from their compromised Sybil database. When finall</w:t>
      </w:r>
      <w:r w:rsidR="008D3CFB">
        <w:t>y revealed it knock</w:t>
      </w:r>
      <w:ins w:id="229" w:author="Ruffle" w:date="2013-07-31T11:45:00Z">
        <w:r w:rsidR="007B3217">
          <w:t>s</w:t>
        </w:r>
      </w:ins>
      <w:del w:id="230" w:author="Ruffle" w:date="2013-07-31T11:45:00Z">
        <w:r w:rsidR="008D3CFB" w:rsidDel="007B3217">
          <w:delText>ed</w:delText>
        </w:r>
      </w:del>
      <w:r w:rsidR="008D3CFB">
        <w:t xml:space="preserve"> $6.5 (AUS</w:t>
      </w:r>
      <w:r>
        <w:t>) billion off its mar</w:t>
      </w:r>
      <w:r w:rsidR="008D3CFB">
        <w:t>ket value and cost</w:t>
      </w:r>
      <w:ins w:id="231" w:author="Ruffle" w:date="2013-07-31T11:45:00Z">
        <w:r w:rsidR="007B3217">
          <w:t>s</w:t>
        </w:r>
      </w:ins>
      <w:r w:rsidR="008D3CFB">
        <w:t xml:space="preserve"> it $755 (AUS</w:t>
      </w:r>
      <w:r>
        <w:t>) million.</w:t>
      </w:r>
      <w:r>
        <w:rPr>
          <w:rStyle w:val="FootnoteReference"/>
        </w:rPr>
        <w:footnoteReference w:id="5"/>
      </w:r>
    </w:p>
    <w:p w:rsidR="00000000" w:rsidRDefault="00390206">
      <w:pPr>
        <w:pStyle w:val="EventTextBullets"/>
        <w:rPr>
          <w:ins w:id="232" w:author="Ruffle" w:date="2013-08-23T15:40:00Z"/>
        </w:rPr>
        <w:pPrChange w:id="233" w:author="Andrew Coburn" w:date="2013-07-24T18:37:00Z">
          <w:pPr>
            <w:pStyle w:val="Style1"/>
          </w:pPr>
        </w:pPrChange>
      </w:pPr>
      <w:r>
        <w:t xml:space="preserve">Stock markets in the US and Europe are regularly plagued by sudden unexplained drops of around 10%. </w:t>
      </w:r>
      <w:r w:rsidR="00417CDC">
        <w:t>Analysis of trading reveals</w:t>
      </w:r>
      <w:r w:rsidR="00417CDC" w:rsidRPr="00417CDC">
        <w:t xml:space="preserve"> technical glitches in the</w:t>
      </w:r>
      <w:r w:rsidR="00417CDC">
        <w:t xml:space="preserve"> reporting of prices on the exchanges</w:t>
      </w:r>
      <w:r w:rsidR="00417CDC" w:rsidRPr="00417CDC">
        <w:t xml:space="preserve"> and various al</w:t>
      </w:r>
      <w:r w:rsidR="00417CDC">
        <w:t xml:space="preserve">ternative trading </w:t>
      </w:r>
      <w:del w:id="234" w:author="Ruffle" w:date="2013-08-23T15:35:00Z">
        <w:r w:rsidR="00417CDC" w:rsidDel="009F1365">
          <w:delText>systems</w:delText>
        </w:r>
        <w:r w:rsidR="00417CDC" w:rsidRPr="00417CDC" w:rsidDel="009F1365">
          <w:delText xml:space="preserve"> </w:delText>
        </w:r>
      </w:del>
      <w:ins w:id="235" w:author="Ruffle" w:date="2013-08-23T15:35:00Z">
        <w:r w:rsidR="009F1365">
          <w:t>algorithms</w:t>
        </w:r>
        <w:r w:rsidR="009F1365" w:rsidRPr="00417CDC">
          <w:t xml:space="preserve"> </w:t>
        </w:r>
      </w:ins>
      <w:r w:rsidR="00417CDC" w:rsidRPr="00417CDC">
        <w:t>that might have contributed to the drying up of liquidity</w:t>
      </w:r>
      <w:r w:rsidR="00417CDC">
        <w:t xml:space="preserve">. These </w:t>
      </w:r>
      <w:del w:id="236" w:author="Ruffle" w:date="2013-08-23T15:35:00Z">
        <w:r w:rsidR="00417CDC" w:rsidDel="009F1365">
          <w:delText xml:space="preserve">systems </w:delText>
        </w:r>
      </w:del>
      <w:ins w:id="237" w:author="Ruffle" w:date="2013-08-23T15:35:00Z">
        <w:r w:rsidR="009F1365">
          <w:t xml:space="preserve">algorithms </w:t>
        </w:r>
      </w:ins>
      <w:r w:rsidR="00417CDC">
        <w:t xml:space="preserve">are taking their data from compromised Sybil databases. </w:t>
      </w:r>
      <w:r w:rsidR="00417CDC" w:rsidRPr="00417CDC">
        <w:t xml:space="preserve"> </w:t>
      </w:r>
      <w:r w:rsidR="00417CDC">
        <w:rPr>
          <w:rStyle w:val="FootnoteReference"/>
        </w:rPr>
        <w:footnoteReference w:id="6"/>
      </w:r>
    </w:p>
    <w:p w:rsidR="00000000" w:rsidRDefault="007858F2">
      <w:pPr>
        <w:pStyle w:val="EventTextBullets"/>
        <w:pPrChange w:id="240" w:author="Andrew Coburn" w:date="2013-07-24T18:37:00Z">
          <w:pPr>
            <w:pStyle w:val="Style1"/>
          </w:pPr>
        </w:pPrChange>
      </w:pPr>
      <w:ins w:id="241" w:author="Ruffle" w:date="2013-08-23T15:41:00Z">
        <w:r>
          <w:t xml:space="preserve">A </w:t>
        </w:r>
      </w:ins>
      <w:ins w:id="242" w:author="Ruffle" w:date="2013-08-23T15:46:00Z">
        <w:r>
          <w:t>company trading</w:t>
        </w:r>
      </w:ins>
      <w:ins w:id="243" w:author="Ruffle" w:date="2013-08-23T15:41:00Z">
        <w:r>
          <w:t xml:space="preserve"> in US Equities suffered a trading error that cost it </w:t>
        </w:r>
      </w:ins>
      <w:ins w:id="244" w:author="Ruffle" w:date="2013-08-23T15:42:00Z">
        <w:r>
          <w:t>$460 million due to a ‘</w:t>
        </w:r>
      </w:ins>
      <w:ins w:id="245" w:author="Ruffle" w:date="2013-08-23T15:45:00Z">
        <w:r>
          <w:t>technology breakdown</w:t>
        </w:r>
      </w:ins>
      <w:ins w:id="246" w:author="Ruffle" w:date="2013-08-23T15:42:00Z">
        <w:r>
          <w:t xml:space="preserve">’ in its </w:t>
        </w:r>
      </w:ins>
      <w:ins w:id="247" w:author="Ruffle" w:date="2013-08-23T15:43:00Z">
        <w:r>
          <w:t xml:space="preserve">high frequency trading algorithms, </w:t>
        </w:r>
      </w:ins>
      <w:ins w:id="248" w:author="Ruffle" w:date="2013-08-23T15:44:00Z">
        <w:r>
          <w:t>which unknown to them was caused by erroneous data from a compromised Sybil database.</w:t>
        </w:r>
      </w:ins>
      <w:ins w:id="249" w:author="Ruffle" w:date="2013-08-23T15:46:00Z">
        <w:r>
          <w:t xml:space="preserve"> 75% of the company’s equity value was erased</w:t>
        </w:r>
      </w:ins>
      <w:ins w:id="250" w:author="Ruffle" w:date="2013-08-23T15:55:00Z">
        <w:r w:rsidR="003C012F">
          <w:t xml:space="preserve"> forcing its eventual sale</w:t>
        </w:r>
      </w:ins>
      <w:ins w:id="251" w:author="Ruffle" w:date="2013-08-23T15:46:00Z">
        <w:r>
          <w:t>.</w:t>
        </w:r>
      </w:ins>
      <w:ins w:id="252" w:author="Ruffle" w:date="2013-08-23T15:47:00Z">
        <w:r>
          <w:rPr>
            <w:rStyle w:val="FootnoteReference"/>
          </w:rPr>
          <w:footnoteReference w:id="7"/>
        </w:r>
      </w:ins>
    </w:p>
    <w:p w:rsidR="00000000" w:rsidRDefault="00417CDC">
      <w:pPr>
        <w:pStyle w:val="EventTextBullets"/>
        <w:pPrChange w:id="256" w:author="Andrew Coburn" w:date="2013-07-24T18:37:00Z">
          <w:pPr>
            <w:pStyle w:val="Style1"/>
          </w:pPr>
        </w:pPrChange>
      </w:pPr>
      <w:r>
        <w:t>An investment firm pays $250m to settle civil fraud charges that it used erroneous data in its quantitive investment model. Senior managers had concealed the error which unkno</w:t>
      </w:r>
      <w:r w:rsidR="00793D15">
        <w:t>wn to them had</w:t>
      </w:r>
      <w:r>
        <w:t xml:space="preserve"> originally come from a compromised Sybil database. </w:t>
      </w:r>
      <w:r w:rsidR="00793D15">
        <w:rPr>
          <w:rStyle w:val="FootnoteReference"/>
        </w:rPr>
        <w:footnoteReference w:id="8"/>
      </w:r>
      <w:r>
        <w:t xml:space="preserve"> </w:t>
      </w:r>
    </w:p>
    <w:p w:rsidR="00000000" w:rsidRDefault="00D540A1">
      <w:pPr>
        <w:pStyle w:val="EventTextBullets"/>
        <w:pPrChange w:id="257" w:author="Andrew Coburn" w:date="2013-07-24T18:37:00Z">
          <w:pPr>
            <w:pStyle w:val="Style1"/>
          </w:pPr>
        </w:pPrChange>
      </w:pPr>
      <w:r>
        <w:t xml:space="preserve">A </w:t>
      </w:r>
      <w:r w:rsidR="00793D15">
        <w:t xml:space="preserve">struggling </w:t>
      </w:r>
      <w:r>
        <w:t>pharmaceutical company</w:t>
      </w:r>
      <w:r w:rsidR="00793D15">
        <w:t xml:space="preserve"> is forced to reiterate its yearly and midterm financial forecasts after admitting it contained </w:t>
      </w:r>
      <w:r w:rsidR="00793D15" w:rsidRPr="00793D15">
        <w:t>"out of date planning information"</w:t>
      </w:r>
      <w:r w:rsidR="00793D15">
        <w:t xml:space="preserve"> which had resulted from data from a compromised Sybil database entered into a forecasting spread sheet. Its stock price falls as a result.</w:t>
      </w:r>
      <w:r w:rsidR="00793D15">
        <w:rPr>
          <w:rStyle w:val="FootnoteReference"/>
        </w:rPr>
        <w:footnoteReference w:id="9"/>
      </w:r>
    </w:p>
    <w:p w:rsidR="00000000" w:rsidRDefault="00793D15">
      <w:pPr>
        <w:pStyle w:val="EventTextBullets"/>
        <w:pPrChange w:id="258" w:author="Andrew Coburn" w:date="2013-07-24T18:37:00Z">
          <w:pPr>
            <w:pStyle w:val="Style1"/>
          </w:pPr>
        </w:pPrChange>
      </w:pPr>
      <w:r>
        <w:lastRenderedPageBreak/>
        <w:t xml:space="preserve">A major live event organiser has several occasions when their events are </w:t>
      </w:r>
      <w:r w:rsidR="004F1B07">
        <w:t xml:space="preserve">massively </w:t>
      </w:r>
      <w:r>
        <w:t xml:space="preserve">overbooked causing </w:t>
      </w:r>
      <w:r w:rsidR="00D058A2">
        <w:t>disruption as large numbers of people</w:t>
      </w:r>
      <w:r w:rsidR="004F1B07">
        <w:t xml:space="preserve"> arrive at venues and cannot gain entry. This is being caused by the compromised Sybil database the runs their booking systems.  Audiences at live events fall and the company’s stock price crashes.</w:t>
      </w:r>
      <w:r w:rsidR="004F1B07">
        <w:rPr>
          <w:rStyle w:val="FootnoteReference"/>
        </w:rPr>
        <w:footnoteReference w:id="10"/>
      </w:r>
      <w:r w:rsidR="004F1B07">
        <w:t xml:space="preserve"> </w:t>
      </w:r>
      <w:r>
        <w:t xml:space="preserve"> </w:t>
      </w:r>
    </w:p>
    <w:p w:rsidR="00000000" w:rsidRDefault="00510C37">
      <w:pPr>
        <w:pStyle w:val="EventTextBullets"/>
        <w:pPrChange w:id="259" w:author="Andrew Coburn" w:date="2013-07-24T18:37:00Z">
          <w:pPr>
            <w:pStyle w:val="Style1"/>
          </w:pPr>
        </w:pPrChange>
      </w:pPr>
      <w:r>
        <w:t>A</w:t>
      </w:r>
      <w:r w:rsidR="00B57D14">
        <w:t xml:space="preserve">n “accounting error” forces the resignation of the CEO of a </w:t>
      </w:r>
      <w:r>
        <w:t xml:space="preserve">large outsourcing </w:t>
      </w:r>
      <w:r w:rsidR="00B57D14">
        <w:t>specialist after breaking banking agreements on debt. The error is unbeknown to them caused by incorrect valuation of a pension fund deficit caused by a compromised Sybil database.</w:t>
      </w:r>
      <w:r w:rsidR="00B57D14">
        <w:rPr>
          <w:rStyle w:val="FootnoteReference"/>
        </w:rPr>
        <w:footnoteReference w:id="11"/>
      </w:r>
    </w:p>
    <w:p w:rsidR="00000000" w:rsidRDefault="00B57D14">
      <w:pPr>
        <w:pStyle w:val="EventTextBullets"/>
        <w:rPr>
          <w:ins w:id="260" w:author="Ruffle" w:date="2013-07-31T11:31:00Z"/>
        </w:rPr>
        <w:pPrChange w:id="261" w:author="Ruffle" w:date="2013-07-31T11:31:00Z">
          <w:pPr>
            <w:pStyle w:val="Style1"/>
          </w:pPr>
        </w:pPrChange>
      </w:pPr>
      <w:r>
        <w:t>A large</w:t>
      </w:r>
      <w:r w:rsidRPr="00B57D14">
        <w:t xml:space="preserve"> publicly traded power generator and marketer of electricity and renewable energy</w:t>
      </w:r>
      <w:r>
        <w:t xml:space="preserve"> takes a $25m charge after it lands more power transmission hedging contracts than it bargained for at higher prices than it wanted to pay. The error came from ranking bids based on a compromised Sybil database.</w:t>
      </w:r>
      <w:r>
        <w:rPr>
          <w:rStyle w:val="FootnoteReference"/>
        </w:rPr>
        <w:footnoteReference w:id="12"/>
      </w:r>
    </w:p>
    <w:p w:rsidR="008C6206" w:rsidRDefault="008C6206" w:rsidP="008C6206">
      <w:pPr>
        <w:pStyle w:val="EventTextBullets"/>
        <w:rPr>
          <w:ins w:id="262" w:author="Ruffle" w:date="2013-07-31T11:31:00Z"/>
        </w:rPr>
      </w:pPr>
      <w:ins w:id="263" w:author="Ruffle" w:date="2013-07-31T11:31:00Z">
        <w:r>
          <w:t xml:space="preserve">In an automobile manufacturing </w:t>
        </w:r>
        <w:r w:rsidR="00CB4D56">
          <w:t>facility, a 9-foot robotic sw</w:t>
        </w:r>
      </w:ins>
      <w:ins w:id="264" w:author="Ruffle" w:date="2013-07-31T13:57:00Z">
        <w:r w:rsidR="00CB4D56">
          <w:t>ings</w:t>
        </w:r>
      </w:ins>
      <w:ins w:id="265" w:author="Ruffle" w:date="2013-07-31T11:31:00Z">
        <w:r>
          <w:t xml:space="preserve"> around 180 degrees despite the controller for the arm being</w:t>
        </w:r>
        <w:r w:rsidR="00CB4D56">
          <w:t xml:space="preserve"> in standby mode. 3 workers </w:t>
        </w:r>
      </w:ins>
      <w:ins w:id="266" w:author="Ruffle" w:date="2013-07-31T13:57:00Z">
        <w:r w:rsidR="00CB4D56">
          <w:t>are</w:t>
        </w:r>
      </w:ins>
      <w:ins w:id="267" w:author="Ruffle" w:date="2013-07-31T11:31:00Z">
        <w:r>
          <w:t xml:space="preserve"> killed.  The SCADA system controlling the facility was being fed operating parameters from a compromised Sybil database.</w:t>
        </w:r>
      </w:ins>
      <w:ins w:id="268" w:author="Ruffle" w:date="2013-07-31T11:33:00Z">
        <w:r>
          <w:rPr>
            <w:rStyle w:val="FootnoteReference"/>
          </w:rPr>
          <w:footnoteReference w:id="13"/>
        </w:r>
      </w:ins>
      <w:ins w:id="272" w:author="Ruffle" w:date="2013-07-31T11:31:00Z">
        <w:r>
          <w:t xml:space="preserve"> </w:t>
        </w:r>
      </w:ins>
    </w:p>
    <w:p w:rsidR="008C6206" w:rsidRDefault="008C6206" w:rsidP="008C6206">
      <w:pPr>
        <w:pStyle w:val="EventTextBullets"/>
        <w:rPr>
          <w:ins w:id="273" w:author="Ruffle" w:date="2013-07-31T11:31:00Z"/>
        </w:rPr>
      </w:pPr>
      <w:ins w:id="274" w:author="Ruffle" w:date="2013-07-31T11:31:00Z">
        <w:r>
          <w:t>In an integrated circuits fabrication plant a system controlling the creation of integrated circuits in the fabrication plant hang</w:t>
        </w:r>
      </w:ins>
      <w:ins w:id="275" w:author="Ruffle" w:date="2013-07-31T13:58:00Z">
        <w:r w:rsidR="00CB4D56">
          <w:t>s</w:t>
        </w:r>
      </w:ins>
      <w:ins w:id="276" w:author="Ruffle" w:date="2013-07-31T11:31:00Z">
        <w:r w:rsidR="00CB4D56">
          <w:t xml:space="preserve">. The outcome </w:t>
        </w:r>
      </w:ins>
      <w:ins w:id="277" w:author="Ruffle" w:date="2013-07-31T13:58:00Z">
        <w:r w:rsidR="00CB4D56">
          <w:t>i</w:t>
        </w:r>
      </w:ins>
      <w:ins w:id="278" w:author="Ruffle" w:date="2013-07-31T11:31:00Z">
        <w:r>
          <w:t xml:space="preserve">s the destruction of $50m worth of wafers. The SCADA system controlling the facility was being fed operating parameters from a compromised Sybil database. </w:t>
        </w:r>
      </w:ins>
      <w:ins w:id="279" w:author="Ruffle" w:date="2013-07-31T11:33:00Z">
        <w:r>
          <w:rPr>
            <w:rStyle w:val="FootnoteReference"/>
          </w:rPr>
          <w:footnoteReference w:id="14"/>
        </w:r>
      </w:ins>
    </w:p>
    <w:p w:rsidR="00000000" w:rsidRDefault="00CB4D56">
      <w:pPr>
        <w:pStyle w:val="EventTextBullets"/>
        <w:rPr>
          <w:ins w:id="283" w:author="Ruffle" w:date="2013-08-23T11:25:00Z"/>
        </w:rPr>
        <w:pPrChange w:id="284" w:author="Ruffle" w:date="2013-07-31T11:32:00Z">
          <w:pPr>
            <w:pStyle w:val="Style1"/>
          </w:pPr>
        </w:pPrChange>
      </w:pPr>
      <w:ins w:id="285" w:author="Ruffle" w:date="2013-07-31T11:31:00Z">
        <w:r>
          <w:t xml:space="preserve">A gas utility </w:t>
        </w:r>
      </w:ins>
      <w:ins w:id="286" w:author="Ruffle" w:date="2013-07-31T13:58:00Z">
        <w:r>
          <w:t>i</w:t>
        </w:r>
      </w:ins>
      <w:ins w:id="287" w:author="Ruffle" w:date="2013-07-31T11:31:00Z">
        <w:r w:rsidR="008C6206">
          <w:t xml:space="preserve">s not able to send gas through its pipelines to its customers for 24 hours due to its Process Control System being fed </w:t>
        </w:r>
      </w:ins>
      <w:ins w:id="288" w:author="Ruffle" w:date="2013-07-31T11:33:00Z">
        <w:r w:rsidR="008C6206">
          <w:t xml:space="preserve">incorrect </w:t>
        </w:r>
      </w:ins>
      <w:ins w:id="289" w:author="Ruffle" w:date="2013-07-31T11:31:00Z">
        <w:r w:rsidR="008C6206">
          <w:t>operating parameters from a compromised Sybil database.</w:t>
        </w:r>
      </w:ins>
      <w:ins w:id="290" w:author="Ruffle" w:date="2013-07-31T11:33:00Z">
        <w:r w:rsidR="008C6206">
          <w:rPr>
            <w:rStyle w:val="FootnoteReference"/>
          </w:rPr>
          <w:footnoteReference w:id="15"/>
        </w:r>
      </w:ins>
    </w:p>
    <w:p w:rsidR="00000000" w:rsidRDefault="009359F8">
      <w:pPr>
        <w:pStyle w:val="EventTextBullets"/>
        <w:pPrChange w:id="294" w:author="Ruffle" w:date="2013-07-31T11:32:00Z">
          <w:pPr>
            <w:pStyle w:val="Style1"/>
          </w:pPr>
        </w:pPrChange>
      </w:pPr>
      <w:ins w:id="295" w:author="Ruffle" w:date="2013-08-23T11:25:00Z">
        <w:r>
          <w:t xml:space="preserve">A system that is used by companies to scan and archive paper documents in bulk is </w:t>
        </w:r>
      </w:ins>
      <w:ins w:id="296" w:author="Ruffle" w:date="2013-08-23T11:26:00Z">
        <w:r>
          <w:t>discovered</w:t>
        </w:r>
      </w:ins>
      <w:ins w:id="297" w:author="Ruffle" w:date="2013-08-23T11:25:00Z">
        <w:r>
          <w:t xml:space="preserve"> to be altering numbers randomly</w:t>
        </w:r>
      </w:ins>
      <w:ins w:id="298" w:author="Ruffle" w:date="2013-08-23T11:27:00Z">
        <w:r>
          <w:t>.</w:t>
        </w:r>
        <w:r>
          <w:rPr>
            <w:rStyle w:val="FootnoteReference"/>
          </w:rPr>
          <w:footnoteReference w:id="16"/>
        </w:r>
      </w:ins>
    </w:p>
    <w:p w:rsidR="00FB5479" w:rsidRPr="00FB5479" w:rsidRDefault="00D4041E" w:rsidP="00FB5479">
      <w:pPr>
        <w:pStyle w:val="ScenarioTitle"/>
        <w:ind w:left="0" w:firstLine="0"/>
        <w:rPr>
          <w:i/>
          <w:sz w:val="22"/>
          <w:szCs w:val="22"/>
        </w:rPr>
      </w:pPr>
      <w:ins w:id="303" w:author="Ruffle" w:date="2013-07-31T12:47:00Z">
        <w:r>
          <w:rPr>
            <w:i/>
            <w:sz w:val="22"/>
            <w:szCs w:val="22"/>
          </w:rPr>
          <w:t xml:space="preserve">Stage D: </w:t>
        </w:r>
      </w:ins>
      <w:r w:rsidR="00FB5479">
        <w:rPr>
          <w:i/>
          <w:sz w:val="22"/>
          <w:szCs w:val="22"/>
        </w:rPr>
        <w:t>Detection</w:t>
      </w:r>
    </w:p>
    <w:p w:rsidR="008A3F39" w:rsidRDefault="009D526B" w:rsidP="00D31CC8">
      <w:pPr>
        <w:pStyle w:val="EventText"/>
      </w:pPr>
      <w:r>
        <w:t>30</w:t>
      </w:r>
      <w:r w:rsidR="00D540A1">
        <w:t xml:space="preserve"> months after the release of the </w:t>
      </w:r>
      <w:r w:rsidR="00706465">
        <w:t xml:space="preserve">compromised </w:t>
      </w:r>
      <w:r w:rsidR="00D540A1">
        <w:t xml:space="preserve">upgrade </w:t>
      </w:r>
      <w:r w:rsidR="00706465">
        <w:t>Sybil finally recognises the problem as being theirs and quickly release</w:t>
      </w:r>
      <w:r w:rsidR="00FB5479">
        <w:t xml:space="preserve"> an urgent security upgrade that removes the compromised code.</w:t>
      </w:r>
      <w:r w:rsidR="008A3F39">
        <w:t xml:space="preserve"> </w:t>
      </w:r>
      <w:r w:rsidR="00FB5479">
        <w:t xml:space="preserve">Sybil apologises </w:t>
      </w:r>
      <w:r w:rsidR="00CD74D6">
        <w:t xml:space="preserve">for the defect </w:t>
      </w:r>
      <w:r w:rsidR="00FB5479">
        <w:t>but announces it only affects a minority of its user base</w:t>
      </w:r>
      <w:r w:rsidR="00CD74D6">
        <w:t xml:space="preserve"> and points to its limited warranty clause in its software licence</w:t>
      </w:r>
      <w:r w:rsidR="00FB5479">
        <w:t>.</w:t>
      </w:r>
      <w:r w:rsidR="00706465">
        <w:t xml:space="preserve"> </w:t>
      </w:r>
    </w:p>
    <w:p w:rsidR="00D540A1" w:rsidRDefault="00706465" w:rsidP="00D31CC8">
      <w:pPr>
        <w:pStyle w:val="EventText"/>
      </w:pPr>
      <w:r>
        <w:t>In their security bulletin Sybil describe the timeline of the compromise thus companies can identify the per</w:t>
      </w:r>
      <w:r w:rsidR="009D526B">
        <w:t>iod over which they were infected</w:t>
      </w:r>
      <w:r>
        <w:t xml:space="preserve"> based on the date of installing the upgrade. </w:t>
      </w:r>
      <w:r w:rsidR="00D540A1">
        <w:t xml:space="preserve">At this </w:t>
      </w:r>
      <w:r>
        <w:t>point the companies who installed the upgrade immediatel</w:t>
      </w:r>
      <w:r w:rsidR="009D526B">
        <w:t>y will have been affected for 27</w:t>
      </w:r>
      <w:r>
        <w:t xml:space="preserve"> m</w:t>
      </w:r>
      <w:r w:rsidR="009D526B">
        <w:t>onths (as the compromise had a 3</w:t>
      </w:r>
      <w:r>
        <w:t xml:space="preserve"> month time delay). Using industry averages of time taken to install upgrades</w:t>
      </w:r>
      <w:r w:rsidR="00574F6D">
        <w:t>,</w:t>
      </w:r>
      <w:r>
        <w:t xml:space="preserve"> the financial secto</w:t>
      </w:r>
      <w:r w:rsidR="009D526B">
        <w:t>r will have been infected for 21</w:t>
      </w:r>
      <w:r>
        <w:t xml:space="preserve"> mont</w:t>
      </w:r>
      <w:r w:rsidR="009D526B">
        <w:t>h</w:t>
      </w:r>
      <w:r>
        <w:t xml:space="preserve">s and </w:t>
      </w:r>
      <w:r w:rsidR="009D526B">
        <w:t>the industrial sector for 9 months. On average companies will have been affected for 15 months.</w:t>
      </w:r>
    </w:p>
    <w:p w:rsidR="00CD74D6" w:rsidRPr="00F80810" w:rsidRDefault="00CD74D6" w:rsidP="00CD74D6">
      <w:pPr>
        <w:pStyle w:val="ScenarioTitle"/>
        <w:ind w:left="0" w:firstLine="0"/>
        <w:rPr>
          <w:i/>
          <w:sz w:val="22"/>
          <w:szCs w:val="22"/>
        </w:rPr>
      </w:pPr>
      <w:del w:id="304" w:author="Ruffle" w:date="2013-07-31T12:48:00Z">
        <w:r w:rsidDel="00D4041E">
          <w:rPr>
            <w:i/>
            <w:sz w:val="22"/>
            <w:szCs w:val="22"/>
          </w:rPr>
          <w:lastRenderedPageBreak/>
          <w:delText>Post-detection</w:delText>
        </w:r>
      </w:del>
      <w:ins w:id="305" w:author="Ruffle" w:date="2013-07-31T12:48:00Z">
        <w:r w:rsidR="00D4041E">
          <w:rPr>
            <w:i/>
            <w:sz w:val="22"/>
            <w:szCs w:val="22"/>
          </w:rPr>
          <w:t>Stage E: Response by organisations</w:t>
        </w:r>
      </w:ins>
      <w:del w:id="306" w:author="Ruffle" w:date="2013-07-31T12:48:00Z">
        <w:r w:rsidDel="00D4041E">
          <w:rPr>
            <w:i/>
            <w:sz w:val="22"/>
            <w:szCs w:val="22"/>
          </w:rPr>
          <w:delText xml:space="preserve"> consequences </w:delText>
        </w:r>
      </w:del>
    </w:p>
    <w:p w:rsidR="007B3217" w:rsidRDefault="007B3217" w:rsidP="007B3217">
      <w:pPr>
        <w:pStyle w:val="EventText"/>
        <w:rPr>
          <w:ins w:id="307" w:author="Ruffle" w:date="2013-07-31T11:49:00Z"/>
        </w:rPr>
      </w:pPr>
      <w:ins w:id="308" w:author="Ruffle" w:date="2013-07-31T11:49:00Z">
        <w:r>
          <w:t xml:space="preserve">Awareness of the impact of the Sybil compromise dawns on the corporate sector. An investigative journalist writes an article ‘The Sybil Logic Bomb’ explaining how the previously assumed unrelated and unconnected events at can all be traced back to the Sybil compromise and how there is now corrupted data all over the corporate sector that has impacted decisions and quality and is now embedded deeply into backup systems. </w:t>
        </w:r>
      </w:ins>
    </w:p>
    <w:p w:rsidR="007B3217" w:rsidRDefault="007B3217" w:rsidP="007B3217">
      <w:pPr>
        <w:pStyle w:val="EventText"/>
        <w:rPr>
          <w:ins w:id="309" w:author="Ruffle" w:date="2013-07-31T11:49:00Z"/>
        </w:rPr>
      </w:pPr>
      <w:ins w:id="310" w:author="Ruffle" w:date="2013-07-31T11:49:00Z">
        <w:r>
          <w:t>He points out that the rectification of the defect by Sybil will have no effect on the data already corrupted and the problems will continue.</w:t>
        </w:r>
      </w:ins>
    </w:p>
    <w:p w:rsidR="007B3217" w:rsidRDefault="007B3217" w:rsidP="007B3217">
      <w:pPr>
        <w:pStyle w:val="EventText"/>
        <w:rPr>
          <w:ins w:id="311" w:author="Ruffle" w:date="2013-07-31T11:49:00Z"/>
        </w:rPr>
      </w:pPr>
      <w:ins w:id="312" w:author="Ruffle" w:date="2013-07-31T11:49:00Z">
        <w:r>
          <w:t>There is a collapse in trust. Events continue to occur – now, no one knows if are connected to corrupted data caused by the Sybil Logic Bomb or not.</w:t>
        </w:r>
      </w:ins>
    </w:p>
    <w:p w:rsidR="007B3217" w:rsidRDefault="007B3217" w:rsidP="007B3217">
      <w:pPr>
        <w:pStyle w:val="EventText"/>
        <w:rPr>
          <w:ins w:id="313" w:author="Ruffle" w:date="2013-07-31T11:49:00Z"/>
        </w:rPr>
      </w:pPr>
      <w:ins w:id="314" w:author="Ruffle" w:date="2013-07-31T11:49:00Z">
        <w:r>
          <w:t>Panic begins to spread around companies. No one knows which data is compromised and which is not. Because Sybil acts as a basis for so much business activity there is no guarantee that compromise is limited to the Sybil database – corruption could be any part of the business.</w:t>
        </w:r>
      </w:ins>
    </w:p>
    <w:p w:rsidR="009D526B" w:rsidDel="007B3217" w:rsidRDefault="00FB5479" w:rsidP="00D31CC8">
      <w:pPr>
        <w:pStyle w:val="EventText"/>
        <w:rPr>
          <w:del w:id="315" w:author="Ruffle" w:date="2013-07-31T11:49:00Z"/>
        </w:rPr>
      </w:pPr>
      <w:del w:id="316" w:author="Ruffle" w:date="2013-07-31T11:49:00Z">
        <w:r w:rsidDel="007B3217">
          <w:delText>Awareness of the impac</w:delText>
        </w:r>
        <w:r w:rsidR="006631EA" w:rsidDel="007B3217">
          <w:delText>t of the Sybil compromise</w:delText>
        </w:r>
        <w:r w:rsidDel="007B3217">
          <w:delText xml:space="preserve"> dawns on the corporate sector. An investigative </w:delText>
        </w:r>
        <w:r w:rsidR="00CD74D6" w:rsidDel="007B3217">
          <w:delText>journalist writes</w:delText>
        </w:r>
        <w:r w:rsidDel="007B3217">
          <w:delText xml:space="preserve"> an article ‘The Sybil Logic Bomb’ </w:delText>
        </w:r>
        <w:r w:rsidR="00CD74D6" w:rsidDel="007B3217">
          <w:delText xml:space="preserve">explaining how the </w:delText>
        </w:r>
        <w:r w:rsidR="00DB621D" w:rsidDel="007B3217">
          <w:delText>previously assumed unrelated and unconnected</w:delText>
        </w:r>
        <w:r w:rsidR="00CD74D6" w:rsidDel="007B3217">
          <w:delText xml:space="preserve"> ev</w:delText>
        </w:r>
        <w:r w:rsidR="006631EA" w:rsidDel="007B3217">
          <w:delText xml:space="preserve">ents at </w:delText>
        </w:r>
        <w:r w:rsidR="00DB621D" w:rsidDel="007B3217">
          <w:delText xml:space="preserve">can all be traced back to the Sybil compromise and how there is now corrupted data all over the corporate sector that has impacted </w:delText>
        </w:r>
        <w:r w:rsidR="006631EA" w:rsidDel="007B3217">
          <w:delText xml:space="preserve">decisions and </w:delText>
        </w:r>
        <w:r w:rsidR="00DB621D" w:rsidDel="007B3217">
          <w:delText xml:space="preserve">quality and is even embedded deeply into backup systems. </w:delText>
        </w:r>
      </w:del>
    </w:p>
    <w:p w:rsidR="00AE7017" w:rsidDel="007B3217" w:rsidRDefault="00DB621D" w:rsidP="00D31CC8">
      <w:pPr>
        <w:pStyle w:val="EventText"/>
        <w:rPr>
          <w:del w:id="317" w:author="Ruffle" w:date="2013-07-31T11:49:00Z"/>
        </w:rPr>
      </w:pPr>
      <w:del w:id="318" w:author="Ruffle" w:date="2013-07-31T11:49:00Z">
        <w:r w:rsidDel="007B3217">
          <w:delText>He points out that the rectification of the defect by Sybil will have no effect on the data already corrupted</w:delText>
        </w:r>
        <w:r w:rsidR="00574F6D" w:rsidDel="007B3217">
          <w:delText xml:space="preserve"> and the problems will continue</w:delText>
        </w:r>
        <w:r w:rsidDel="007B3217">
          <w:delText>.</w:delText>
        </w:r>
      </w:del>
    </w:p>
    <w:p w:rsidR="00A82962" w:rsidDel="007B3217" w:rsidRDefault="00574F6D" w:rsidP="00D31CC8">
      <w:pPr>
        <w:pStyle w:val="EventText"/>
        <w:rPr>
          <w:del w:id="319" w:author="Ruffle" w:date="2013-07-31T11:49:00Z"/>
        </w:rPr>
      </w:pPr>
      <w:del w:id="320" w:author="Ruffle" w:date="2013-07-31T11:49:00Z">
        <w:r w:rsidDel="007B3217">
          <w:delText xml:space="preserve">There is a collapse in trust. </w:delText>
        </w:r>
        <w:r w:rsidR="006631EA" w:rsidDel="007B3217">
          <w:delText>Events</w:delText>
        </w:r>
        <w:r w:rsidR="00A82962" w:rsidDel="007B3217">
          <w:delText xml:space="preserve"> continue to occur – now</w:delText>
        </w:r>
        <w:r w:rsidDel="007B3217">
          <w:delText>,</w:delText>
        </w:r>
        <w:r w:rsidR="00A82962" w:rsidDel="007B3217">
          <w:delText xml:space="preserve"> </w:delText>
        </w:r>
        <w:r w:rsidR="00F64197" w:rsidDel="007B3217">
          <w:delText>no one knows</w:delText>
        </w:r>
        <w:r w:rsidR="00A82962" w:rsidDel="007B3217">
          <w:delText xml:space="preserve"> </w:delText>
        </w:r>
        <w:r w:rsidR="00F64197" w:rsidDel="007B3217">
          <w:delText xml:space="preserve">if </w:delText>
        </w:r>
        <w:r w:rsidR="00A82962" w:rsidDel="007B3217">
          <w:delText xml:space="preserve">are connected to </w:delText>
        </w:r>
        <w:r w:rsidR="009D526B" w:rsidDel="007B3217">
          <w:delText xml:space="preserve">corrupted data caused by </w:delText>
        </w:r>
        <w:r w:rsidR="00A82962" w:rsidDel="007B3217">
          <w:delText xml:space="preserve">the Sybil Logic Bomb </w:delText>
        </w:r>
        <w:r w:rsidR="00F64197" w:rsidDel="007B3217">
          <w:delText>or</w:delText>
        </w:r>
        <w:r w:rsidR="00A82962" w:rsidDel="007B3217">
          <w:delText xml:space="preserve"> not.</w:delText>
        </w:r>
      </w:del>
    </w:p>
    <w:p w:rsidR="003044F2" w:rsidDel="009D41B1" w:rsidRDefault="007121D0" w:rsidP="00D31CC8">
      <w:pPr>
        <w:pStyle w:val="EventText"/>
        <w:rPr>
          <w:del w:id="321" w:author="Andrew Coburn" w:date="2013-07-24T18:38:00Z"/>
        </w:rPr>
      </w:pPr>
      <w:del w:id="322" w:author="Ruffle" w:date="2013-07-31T11:49:00Z">
        <w:r w:rsidDel="007B3217">
          <w:delText xml:space="preserve">Panic begins to spread around companies. No one knows which data is compromised and which is not. </w:delText>
        </w:r>
        <w:r w:rsidR="004817D4" w:rsidDel="007B3217">
          <w:delText>Because Sybil acts as a basis for so much business</w:delText>
        </w:r>
        <w:r w:rsidR="003044F2" w:rsidDel="007B3217">
          <w:delText xml:space="preserve"> activity there is no guarantee that compromise is limited to the Sybil database – corruption could be any part of the business.</w:delText>
        </w:r>
      </w:del>
      <w:bookmarkStart w:id="323" w:name="_GoBack"/>
      <w:bookmarkEnd w:id="323"/>
    </w:p>
    <w:p w:rsidR="00000000" w:rsidRDefault="00583100">
      <w:pPr>
        <w:pStyle w:val="EventText"/>
        <w:rPr>
          <w:del w:id="324" w:author="Ruffle" w:date="2013-07-31T11:49:00Z"/>
        </w:rPr>
        <w:pPrChange w:id="325" w:author="Andrew Coburn" w:date="2013-07-24T18:38:00Z">
          <w:pPr>
            <w:pStyle w:val="Style1"/>
            <w:numPr>
              <w:numId w:val="0"/>
            </w:numPr>
            <w:tabs>
              <w:tab w:val="clear" w:pos="720"/>
            </w:tabs>
            <w:ind w:left="0" w:firstLine="0"/>
          </w:pPr>
        </w:pPrChange>
      </w:pPr>
    </w:p>
    <w:p w:rsidR="00000000" w:rsidRDefault="003044F2">
      <w:pPr>
        <w:pStyle w:val="EventTextBullets"/>
        <w:pPrChange w:id="326" w:author="Andrew Coburn" w:date="2013-07-24T18:37:00Z">
          <w:pPr>
            <w:pStyle w:val="Style1"/>
          </w:pPr>
        </w:pPrChange>
      </w:pPr>
      <w:r>
        <w:t>S</w:t>
      </w:r>
      <w:r w:rsidR="00040229">
        <w:t>ome companies</w:t>
      </w:r>
      <w:r w:rsidR="007121D0">
        <w:t xml:space="preserve"> </w:t>
      </w:r>
      <w:r>
        <w:t xml:space="preserve">wipe hard drives and </w:t>
      </w:r>
      <w:r w:rsidR="007121D0">
        <w:t>go back to the last clean backup</w:t>
      </w:r>
      <w:r w:rsidR="00040229">
        <w:t>,</w:t>
      </w:r>
      <w:r w:rsidR="007121D0">
        <w:t xml:space="preserve"> but </w:t>
      </w:r>
      <w:r w:rsidR="00040229">
        <w:t>consequently</w:t>
      </w:r>
      <w:r w:rsidR="007121D0">
        <w:t xml:space="preserve"> lose many months of work.</w:t>
      </w:r>
      <w:r w:rsidR="009D526B">
        <w:t xml:space="preserve">  </w:t>
      </w:r>
      <w:r w:rsidR="00390206">
        <w:t>Most companies do not even have this option.</w:t>
      </w:r>
    </w:p>
    <w:p w:rsidR="00000000" w:rsidRDefault="00390206">
      <w:pPr>
        <w:pStyle w:val="EventTextBullets"/>
        <w:pPrChange w:id="327" w:author="Andrew Coburn" w:date="2013-07-24T18:37:00Z">
          <w:pPr>
            <w:pStyle w:val="Style1"/>
          </w:pPr>
        </w:pPrChange>
      </w:pPr>
      <w:r>
        <w:t>Most</w:t>
      </w:r>
      <w:r w:rsidR="00040229">
        <w:t xml:space="preserve"> c</w:t>
      </w:r>
      <w:r w:rsidR="003044F2">
        <w:t xml:space="preserve">ompanies </w:t>
      </w:r>
      <w:r w:rsidR="00040229">
        <w:t>decide to carry on</w:t>
      </w:r>
      <w:r>
        <w:t xml:space="preserve"> fixing issues as they arise</w:t>
      </w:r>
      <w:r w:rsidR="00040229">
        <w:t>, but if they</w:t>
      </w:r>
      <w:r w:rsidR="003044F2">
        <w:t xml:space="preserve"> suffer problems</w:t>
      </w:r>
      <w:r w:rsidR="00040229">
        <w:t xml:space="preserve"> </w:t>
      </w:r>
      <w:r w:rsidR="003044F2">
        <w:t xml:space="preserve">it is difficult to tell whether or not </w:t>
      </w:r>
      <w:r w:rsidR="00040229">
        <w:t xml:space="preserve">they are </w:t>
      </w:r>
      <w:r w:rsidR="003044F2">
        <w:t xml:space="preserve">related to the Sybil Logic Bomb. </w:t>
      </w:r>
      <w:r w:rsidR="00040229">
        <w:t>This creates uncertainty and loss of confidence in management teams.</w:t>
      </w:r>
    </w:p>
    <w:p w:rsidR="00000000" w:rsidRDefault="003044F2">
      <w:pPr>
        <w:pStyle w:val="EventTextBullets"/>
        <w:pPrChange w:id="328" w:author="Andrew Coburn" w:date="2013-07-24T18:37:00Z">
          <w:pPr>
            <w:pStyle w:val="Style1"/>
          </w:pPr>
        </w:pPrChange>
      </w:pPr>
      <w:r>
        <w:t>A plane crashes at San Francisco airport – newspapers publish articles with headlines like ‘Did Sybil Logic Bomb crash SFO jet?’</w:t>
      </w:r>
    </w:p>
    <w:p w:rsidR="00000000" w:rsidRDefault="00040229">
      <w:pPr>
        <w:pStyle w:val="EventTextBullets"/>
        <w:pPrChange w:id="329" w:author="Andrew Coburn" w:date="2013-07-24T18:37:00Z">
          <w:pPr>
            <w:pStyle w:val="Style1"/>
          </w:pPr>
        </w:pPrChange>
      </w:pPr>
      <w:r>
        <w:t>Consumers and industry becomes mistrustful of supplies and products. Some companies decide to recall all products manufactured since the installation of the upgrade, and refund customers.</w:t>
      </w:r>
    </w:p>
    <w:p w:rsidR="00000000" w:rsidRDefault="00D540A1">
      <w:pPr>
        <w:pStyle w:val="EventTextBullets"/>
        <w:pPrChange w:id="330" w:author="Andrew Coburn" w:date="2013-07-24T18:37:00Z">
          <w:pPr>
            <w:pStyle w:val="Style1"/>
          </w:pPr>
        </w:pPrChange>
      </w:pPr>
      <w:r>
        <w:t xml:space="preserve">Trust </w:t>
      </w:r>
      <w:r w:rsidR="00040229">
        <w:t xml:space="preserve">in the corporate sector is </w:t>
      </w:r>
      <w:r>
        <w:t>damaged and stock prices fall</w:t>
      </w:r>
      <w:r w:rsidR="00040229">
        <w:t>.</w:t>
      </w:r>
    </w:p>
    <w:p w:rsidR="00000000" w:rsidRDefault="00040229">
      <w:pPr>
        <w:pStyle w:val="EventTextBullets"/>
        <w:pPrChange w:id="331" w:author="Andrew Coburn" w:date="2013-07-24T18:37:00Z">
          <w:pPr>
            <w:pStyle w:val="Style1"/>
          </w:pPr>
        </w:pPrChange>
      </w:pPr>
      <w:r>
        <w:t xml:space="preserve">The resulting </w:t>
      </w:r>
      <w:r w:rsidR="00A82962">
        <w:t>malaise in the corporate world caused by fear and uncertainly has an impact on productivity and is seen in reduced GDP figures for many western nations.</w:t>
      </w:r>
      <w:r w:rsidR="008D3CFB">
        <w:t xml:space="preserve"> It takes many years for companies to recover.</w:t>
      </w:r>
    </w:p>
    <w:p w:rsidR="00A0462C" w:rsidDel="001B3BFE" w:rsidRDefault="00A0462C" w:rsidP="008D3CFB">
      <w:pPr>
        <w:pStyle w:val="EventSubtitle"/>
        <w:rPr>
          <w:del w:id="332" w:author="Ruffle" w:date="2013-07-31T11:52:00Z"/>
          <w:b w:val="0"/>
          <w:i w:val="0"/>
          <w:sz w:val="20"/>
        </w:rPr>
      </w:pPr>
      <w:del w:id="333" w:author="Ruffle" w:date="2013-07-31T11:52:00Z">
        <w:r w:rsidDel="001B3BFE">
          <w:rPr>
            <w:b w:val="0"/>
            <w:i w:val="0"/>
            <w:sz w:val="20"/>
          </w:rPr>
          <w:delText>In summary the consequences of the Sybil Logic Bomb can be likened to Asbestosis. Complicated problems will linger in global systems for years costing companies to sort out. Going forward</w:delText>
        </w:r>
        <w:r w:rsidR="00767D9B" w:rsidDel="001B3BFE">
          <w:rPr>
            <w:b w:val="0"/>
            <w:i w:val="0"/>
            <w:sz w:val="20"/>
          </w:rPr>
          <w:delText>, no</w:delText>
        </w:r>
        <w:r w:rsidDel="001B3BFE">
          <w:rPr>
            <w:b w:val="0"/>
            <w:i w:val="0"/>
            <w:sz w:val="20"/>
          </w:rPr>
          <w:delText xml:space="preserve"> one will be sure that the infection has been entirely eradicated, and it may never be declared to be formally fixed. </w:delText>
        </w:r>
      </w:del>
    </w:p>
    <w:p w:rsidR="00A0462C" w:rsidRDefault="00A0462C" w:rsidP="00A0462C">
      <w:pPr>
        <w:pStyle w:val="EventSubtitle"/>
      </w:pPr>
      <w:del w:id="334" w:author="Ruffle" w:date="2013-07-31T12:49:00Z">
        <w:r w:rsidDel="00D4041E">
          <w:lastRenderedPageBreak/>
          <w:delText>R</w:delText>
        </w:r>
      </w:del>
      <w:ins w:id="335" w:author="Ruffle" w:date="2013-07-31T12:49:00Z">
        <w:r w:rsidR="00D4041E">
          <w:t>Stage F: R</w:t>
        </w:r>
      </w:ins>
      <w:r>
        <w:t>ework</w:t>
      </w:r>
    </w:p>
    <w:p w:rsidR="001B3BFE" w:rsidRDefault="001B3BFE" w:rsidP="001B3BFE">
      <w:pPr>
        <w:pStyle w:val="EventSubtitle"/>
        <w:rPr>
          <w:ins w:id="336" w:author="Ruffle" w:date="2013-07-31T11:53:00Z"/>
          <w:b w:val="0"/>
          <w:i w:val="0"/>
          <w:sz w:val="20"/>
        </w:rPr>
      </w:pPr>
      <w:ins w:id="337" w:author="Ruffle" w:date="2013-07-31T11:53:00Z">
        <w:r w:rsidRPr="00A0462C">
          <w:rPr>
            <w:b w:val="0"/>
            <w:i w:val="0"/>
            <w:sz w:val="20"/>
          </w:rPr>
          <w:t xml:space="preserve">Each individual company carries out internal audits to establish what parts of their computer systems have been affected by the Logic Bomb.  Many call in consultants to detect and analyze the problem.  Data restitution is the priority.  In extreme cases, some companies have to poll customers to rebuild data from scratch. Internal staff time is absorbed throughout the organization as IT departments scramble and senior managers attempt to minimize the impact on customers and business operations.  Many companies re-install software and data systems, reconfigure firewalls and instigate new quality assurance measures at considerable expense.  Legal counsel is brought in and consultants and staff spend time preparing a potential case for legal action against the perpetrator.  </w:t>
        </w:r>
      </w:ins>
    </w:p>
    <w:p w:rsidR="00A0462C" w:rsidDel="001B3BFE" w:rsidRDefault="00A0462C" w:rsidP="001B3BFE">
      <w:pPr>
        <w:pStyle w:val="EventSubtitle"/>
        <w:rPr>
          <w:del w:id="338" w:author="Ruffle" w:date="2013-07-31T11:53:00Z"/>
          <w:b w:val="0"/>
          <w:i w:val="0"/>
          <w:sz w:val="20"/>
        </w:rPr>
      </w:pPr>
      <w:del w:id="339" w:author="Ruffle" w:date="2013-07-31T11:53:00Z">
        <w:r w:rsidRPr="00A0462C" w:rsidDel="001B3BFE">
          <w:rPr>
            <w:b w:val="0"/>
            <w:i w:val="0"/>
            <w:sz w:val="20"/>
          </w:rPr>
          <w:delText xml:space="preserve">Each individual company carries out internal audits to establish what parts of their computer systems have been affected by the Logic Bomb.  Many call in consultants to detect and analyze the problem.  Data restitution is the priority.  In extreme cases, some companies have to poll customers to rebuild data from scratch. Internal staff time is absorbed throughout the organization as IT departments scramble and senior managers attempt to minimize the impact on customers and business operations.  Many companies re-install software and data systems, reconfigure firewalls and instigate new quality assurance measures at considerable expense.  Legal counsel is brought in and consultants and staff spend time preparing a potential case for legal action against the perpetrator.  </w:delText>
        </w:r>
      </w:del>
    </w:p>
    <w:p w:rsidR="00A0462C" w:rsidRPr="00A0462C" w:rsidDel="001B3BFE" w:rsidRDefault="00A0462C" w:rsidP="008D3CFB">
      <w:pPr>
        <w:pStyle w:val="EventSubtitle"/>
        <w:rPr>
          <w:del w:id="340" w:author="Ruffle" w:date="2013-07-31T11:53:00Z"/>
          <w:b w:val="0"/>
          <w:i w:val="0"/>
          <w:sz w:val="20"/>
        </w:rPr>
      </w:pPr>
      <w:del w:id="341" w:author="Ruffle" w:date="2013-07-31T11:53:00Z">
        <w:r w:rsidDel="001B3BFE">
          <w:rPr>
            <w:b w:val="0"/>
            <w:i w:val="0"/>
            <w:sz w:val="20"/>
          </w:rPr>
          <w:delText>New regulations are enacted aimed at improving quality control in software. Software companies are prohibited from hiding behind limited warranty clauses and this raises the cost of software by 20%.</w:delText>
        </w:r>
      </w:del>
    </w:p>
    <w:p w:rsidR="00A0462C" w:rsidRDefault="008D3CFB" w:rsidP="00A0462C">
      <w:pPr>
        <w:pStyle w:val="EventSubtitle"/>
      </w:pPr>
      <w:del w:id="342" w:author="Ruffle" w:date="2013-07-31T12:50:00Z">
        <w:r w:rsidDel="00D4041E">
          <w:delText>A</w:delText>
        </w:r>
      </w:del>
      <w:ins w:id="343" w:author="Ruffle" w:date="2013-07-31T12:50:00Z">
        <w:r w:rsidR="00D4041E">
          <w:t>Stage G: A</w:t>
        </w:r>
      </w:ins>
      <w:r>
        <w:t>ftermath</w:t>
      </w:r>
    </w:p>
    <w:p w:rsidR="001B3BFE" w:rsidRDefault="001B3BFE" w:rsidP="001B3BFE">
      <w:pPr>
        <w:pStyle w:val="EventText"/>
        <w:rPr>
          <w:ins w:id="344" w:author="Ruffle" w:date="2013-07-31T11:53:00Z"/>
        </w:rPr>
      </w:pPr>
      <w:ins w:id="345" w:author="Ruffle" w:date="2013-07-31T11:53:00Z">
        <w:r>
          <w:t>Companies absorb most of the costs themselves. Although more than a third of major corporations have insurance policies that incorporate some protection against cyber crime losses, the number of medium and smaller companies that have insurance is less than 2%. Several individual companies affected face losses of over $100 million from lost revenues, shortfalls in assets, consultancy costs and extra expenses incurred for restitution and repair. The insurance recovery is less than 1% of the overall direct costs that result from the attack.  Businesses hit by the virus take a long time to recover from the scale of the unexpected costs and the loss of revenues.</w:t>
        </w:r>
      </w:ins>
    </w:p>
    <w:p w:rsidR="00000000" w:rsidRDefault="001B3BFE">
      <w:pPr>
        <w:pStyle w:val="EventText"/>
        <w:rPr>
          <w:ins w:id="346" w:author="Ruffle" w:date="2013-07-31T12:57:00Z"/>
        </w:rPr>
        <w:pPrChange w:id="347" w:author="Ruffle" w:date="2013-07-31T12:50:00Z">
          <w:pPr>
            <w:pStyle w:val="EventSubtitle"/>
          </w:pPr>
        </w:pPrChange>
      </w:pPr>
      <w:ins w:id="348" w:author="Ruffle" w:date="2013-07-31T11:53:00Z">
        <w:r>
          <w:t>If the Sybil Corporation is seen to have handled the situation well they may suffer no more than reduced market share. If they didn’t they will be the target of class actions.</w:t>
        </w:r>
      </w:ins>
    </w:p>
    <w:p w:rsidR="00100D49" w:rsidRPr="00100D49" w:rsidRDefault="00E968BE">
      <w:pPr>
        <w:pStyle w:val="EventSubtitle"/>
        <w:rPr>
          <w:ins w:id="349" w:author="Ruffle" w:date="2013-07-31T11:53:00Z"/>
          <w:b w:val="0"/>
          <w:i w:val="0"/>
          <w:sz w:val="20"/>
          <w:rPrChange w:id="350" w:author="Ruffle" w:date="2013-07-31T12:57:00Z">
            <w:rPr>
              <w:ins w:id="351" w:author="Ruffle" w:date="2013-07-31T11:53:00Z"/>
            </w:rPr>
          </w:rPrChange>
        </w:rPr>
      </w:pPr>
      <w:ins w:id="352" w:author="Ruffle" w:date="2013-07-31T12:57:00Z">
        <w:r>
          <w:rPr>
            <w:b w:val="0"/>
            <w:i w:val="0"/>
            <w:sz w:val="20"/>
          </w:rPr>
          <w:t>New regulations are enacted aimed at improving quality control in software. Software companies are prohibited from hiding behind limited warranty clauses and this raises the cost of software by 20%.</w:t>
        </w:r>
      </w:ins>
    </w:p>
    <w:p w:rsidR="00000000" w:rsidRDefault="001B3BFE">
      <w:pPr>
        <w:pStyle w:val="EventSubtitle"/>
        <w:rPr>
          <w:del w:id="353" w:author="Ruffle" w:date="2013-07-31T11:53:00Z"/>
        </w:rPr>
        <w:pPrChange w:id="354" w:author="Ruffle" w:date="2013-07-31T11:53:00Z">
          <w:pPr>
            <w:pStyle w:val="EventText"/>
          </w:pPr>
        </w:pPrChange>
      </w:pPr>
      <w:ins w:id="355" w:author="Ruffle" w:date="2013-07-31T11:53:00Z">
        <w:r>
          <w:rPr>
            <w:b w:val="0"/>
            <w:i w:val="0"/>
            <w:sz w:val="20"/>
          </w:rPr>
          <w:t xml:space="preserve">In summary the consequences of the Sybil Logic Bomb can be likened to Asbestosis. </w:t>
        </w:r>
      </w:ins>
      <w:ins w:id="356" w:author="Ruffle" w:date="2013-08-23T14:30:00Z">
        <w:r w:rsidR="005A1BEA">
          <w:rPr>
            <w:b w:val="0"/>
            <w:i w:val="0"/>
            <w:sz w:val="20"/>
          </w:rPr>
          <w:t>The algorithms that increasingly underpin modern decision support, trading</w:t>
        </w:r>
      </w:ins>
      <w:ins w:id="357" w:author="Ruffle" w:date="2013-08-23T14:31:00Z">
        <w:r w:rsidR="005A1BEA">
          <w:rPr>
            <w:b w:val="0"/>
            <w:i w:val="0"/>
            <w:sz w:val="20"/>
          </w:rPr>
          <w:t>,</w:t>
        </w:r>
      </w:ins>
      <w:ins w:id="358" w:author="Ruffle" w:date="2013-08-23T14:30:00Z">
        <w:r w:rsidR="005A1BEA">
          <w:rPr>
            <w:b w:val="0"/>
            <w:i w:val="0"/>
            <w:sz w:val="20"/>
          </w:rPr>
          <w:t xml:space="preserve"> design and modelling </w:t>
        </w:r>
      </w:ins>
      <w:ins w:id="359" w:author="Ruffle" w:date="2013-08-23T14:31:00Z">
        <w:r w:rsidR="005A1BEA">
          <w:rPr>
            <w:b w:val="0"/>
            <w:i w:val="0"/>
            <w:sz w:val="20"/>
          </w:rPr>
          <w:t xml:space="preserve">systems </w:t>
        </w:r>
      </w:ins>
      <w:ins w:id="360" w:author="Ruffle" w:date="2013-08-23T14:30:00Z">
        <w:r w:rsidR="005A1BEA">
          <w:rPr>
            <w:b w:val="0"/>
            <w:i w:val="0"/>
            <w:sz w:val="20"/>
          </w:rPr>
          <w:t xml:space="preserve">will be undermined. </w:t>
        </w:r>
      </w:ins>
      <w:ins w:id="361" w:author="Ruffle" w:date="2013-07-31T11:53:00Z">
        <w:r>
          <w:rPr>
            <w:b w:val="0"/>
            <w:i w:val="0"/>
            <w:sz w:val="20"/>
          </w:rPr>
          <w:t xml:space="preserve">Complicated problems will linger in global systems for years costing companies to sort out. Going forward, no one will be sure that the infection has been entirely eradicated, and it may never be declared to be formally fixed. </w:t>
        </w:r>
      </w:ins>
      <w:del w:id="362" w:author="Ruffle" w:date="2013-07-31T11:53:00Z">
        <w:r w:rsidR="008D3CFB" w:rsidDel="001B3BFE">
          <w:delText xml:space="preserve">Companies absorb most of the costs themselves. Although more than a third of major corporations have insurance policies that incorporate some protection against cyber crime losses, the number of medium and smaller companies that have insurance is less than 2%. </w:delText>
        </w:r>
        <w:r w:rsidR="00A0462C" w:rsidDel="001B3BFE">
          <w:delText>Several individual companies affected face losses of over $100 million from lost revenues, shortfalls in assets, consultancy costs and extra expenses incurred for restitution and repair.</w:delText>
        </w:r>
        <w:r w:rsidR="008D3CFB" w:rsidDel="001B3BFE">
          <w:delText xml:space="preserve"> The insurance recovery is less than 1% of the overall direct costs that result from the attack.  Businesses hit by the virus take a long time to recover from the scale of the unexpected costs and the loss of revenues.</w:delText>
        </w:r>
      </w:del>
    </w:p>
    <w:p w:rsidR="00000000" w:rsidRDefault="00A0462C">
      <w:pPr>
        <w:pStyle w:val="EventSubtitle"/>
        <w:pPrChange w:id="363" w:author="Ruffle" w:date="2013-07-31T11:53:00Z">
          <w:pPr>
            <w:pStyle w:val="EventText"/>
          </w:pPr>
        </w:pPrChange>
      </w:pPr>
      <w:del w:id="364" w:author="Ruffle" w:date="2013-07-31T11:53:00Z">
        <w:r w:rsidDel="001B3BFE">
          <w:delText>If the Sybil Corporation is seen to have handled the situation well they may suffer no more than reduced market share. If they didn’t they will be the target of class actions.</w:delText>
        </w:r>
      </w:del>
    </w:p>
    <w:p w:rsidR="00574F6D" w:rsidRDefault="00574F6D" w:rsidP="00574F6D">
      <w:pPr>
        <w:pStyle w:val="EventSubtitle"/>
      </w:pPr>
      <w:r>
        <w:lastRenderedPageBreak/>
        <w:t>And...</w:t>
      </w:r>
    </w:p>
    <w:p w:rsidR="00574F6D" w:rsidRDefault="00574F6D" w:rsidP="00574F6D">
      <w:pPr>
        <w:pStyle w:val="EventSubtitle"/>
        <w:rPr>
          <w:ins w:id="365" w:author="Ruffle" w:date="2013-07-31T11:53:00Z"/>
          <w:b w:val="0"/>
          <w:i w:val="0"/>
          <w:sz w:val="20"/>
        </w:rPr>
      </w:pPr>
      <w:r w:rsidRPr="00574F6D">
        <w:rPr>
          <w:b w:val="0"/>
          <w:i w:val="0"/>
          <w:sz w:val="20"/>
        </w:rPr>
        <w:t>The disgruntled employee, who left Sybil long ago</w:t>
      </w:r>
      <w:r>
        <w:rPr>
          <w:b w:val="0"/>
          <w:i w:val="0"/>
          <w:sz w:val="20"/>
        </w:rPr>
        <w:t>,</w:t>
      </w:r>
      <w:r w:rsidRPr="00574F6D">
        <w:rPr>
          <w:b w:val="0"/>
          <w:i w:val="0"/>
          <w:sz w:val="20"/>
        </w:rPr>
        <w:t xml:space="preserve"> has since worked for two more database vendors…</w:t>
      </w:r>
    </w:p>
    <w:p w:rsidR="001B3BFE" w:rsidRPr="00574F6D" w:rsidRDefault="001B3BFE" w:rsidP="00574F6D">
      <w:pPr>
        <w:pStyle w:val="EventSubtitle"/>
        <w:rPr>
          <w:b w:val="0"/>
          <w:i w:val="0"/>
          <w:sz w:val="20"/>
        </w:rPr>
      </w:pPr>
    </w:p>
    <w:p w:rsidR="00D4041E" w:rsidRDefault="00D4041E">
      <w:pPr>
        <w:spacing w:after="0" w:line="240" w:lineRule="auto"/>
        <w:rPr>
          <w:ins w:id="366" w:author="Ruffle" w:date="2013-07-31T12:50:00Z"/>
        </w:rPr>
      </w:pPr>
    </w:p>
    <w:p w:rsidR="00D4041E" w:rsidRDefault="00D4041E">
      <w:pPr>
        <w:spacing w:after="0" w:line="240" w:lineRule="auto"/>
        <w:rPr>
          <w:ins w:id="367" w:author="Ruffle" w:date="2013-07-31T12:50:00Z"/>
        </w:rPr>
      </w:pPr>
    </w:p>
    <w:p w:rsidR="00AC1E73" w:rsidRDefault="00AC1E73">
      <w:pPr>
        <w:spacing w:after="0" w:line="240" w:lineRule="auto"/>
        <w:rPr>
          <w:ins w:id="368" w:author="Andrew Coburn" w:date="2013-07-24T18:37:00Z"/>
          <w:rFonts w:ascii="Arial" w:hAnsi="Arial" w:cs="Arial"/>
          <w:b/>
          <w:sz w:val="24"/>
          <w:szCs w:val="20"/>
        </w:rPr>
      </w:pPr>
      <w:ins w:id="369" w:author="Andrew Coburn" w:date="2013-07-24T18:37:00Z">
        <w:del w:id="370" w:author="Ruffle" w:date="2013-07-31T11:54:00Z">
          <w:r w:rsidDel="001B3BFE">
            <w:br w:type="page"/>
          </w:r>
        </w:del>
      </w:ins>
    </w:p>
    <w:p w:rsidR="00DA7734" w:rsidRDefault="00A05BF6" w:rsidP="00DA7734">
      <w:pPr>
        <w:pStyle w:val="Heading1"/>
      </w:pPr>
      <w:r>
        <w:lastRenderedPageBreak/>
        <w:t>Bibliography</w:t>
      </w:r>
    </w:p>
    <w:p w:rsidR="00A05BF6" w:rsidRDefault="00E31205" w:rsidP="00706FD0">
      <w:pPr>
        <w:pStyle w:val="Reference"/>
      </w:pPr>
      <w:r>
        <w:t>R</w:t>
      </w:r>
      <w:r w:rsidR="00A05BF6">
        <w:t>ecommended reading</w:t>
      </w:r>
    </w:p>
    <w:p w:rsidR="00E31205" w:rsidRPr="00E31205" w:rsidRDefault="00E31205" w:rsidP="00E31205">
      <w:pPr>
        <w:pStyle w:val="Reference"/>
        <w:spacing w:after="0"/>
      </w:pPr>
      <w:r w:rsidRPr="00E31205">
        <w:rPr>
          <w:b/>
          <w:bCs/>
          <w:lang w:val="en-US"/>
        </w:rPr>
        <w:t>Cyber War</w:t>
      </w:r>
      <w:r>
        <w:t xml:space="preserve">: </w:t>
      </w:r>
      <w:r w:rsidRPr="00E31205">
        <w:rPr>
          <w:b/>
          <w:bCs/>
          <w:lang w:val="en-US"/>
        </w:rPr>
        <w:t>The Next Threat to National Security and What to Do about It</w:t>
      </w:r>
      <w:r>
        <w:rPr>
          <w:b/>
          <w:bCs/>
          <w:lang w:val="en-US"/>
        </w:rPr>
        <w:t xml:space="preserve">, </w:t>
      </w:r>
      <w:r w:rsidRPr="00E31205">
        <w:t>Richard A. Clarke</w:t>
      </w:r>
      <w:r>
        <w:t>.</w:t>
      </w:r>
    </w:p>
    <w:p w:rsidR="00E31205" w:rsidRPr="00E31205" w:rsidRDefault="00E35CEF" w:rsidP="00E31205">
      <w:pPr>
        <w:pStyle w:val="Reference"/>
        <w:spacing w:after="0"/>
      </w:pPr>
      <w:hyperlink r:id="rId23" w:history="1">
        <w:r w:rsidR="00E31205" w:rsidRPr="00E31205">
          <w:rPr>
            <w:rStyle w:val="Hyperlink"/>
          </w:rPr>
          <w:t>http://www.amazon.co.uk/gp/product/0061962244/ref=oh_details_o01_s00_i02?ie=UTF8&amp;psc=1</w:t>
        </w:r>
      </w:hyperlink>
      <w:hyperlink r:id="rId24" w:history="1">
        <w:r w:rsidR="00E31205" w:rsidRPr="00E31205">
          <w:rPr>
            <w:rStyle w:val="Hyperlink"/>
          </w:rPr>
          <w:t>#_</w:t>
        </w:r>
      </w:hyperlink>
      <w:r w:rsidR="00E31205" w:rsidRPr="00E31205">
        <w:t xml:space="preserve"> </w:t>
      </w:r>
    </w:p>
    <w:p w:rsidR="00E31205" w:rsidRDefault="00E31205" w:rsidP="00E31205">
      <w:pPr>
        <w:pStyle w:val="Reference"/>
        <w:spacing w:after="0"/>
        <w:rPr>
          <w:b/>
          <w:bCs/>
        </w:rPr>
      </w:pPr>
    </w:p>
    <w:p w:rsidR="00E31205" w:rsidRDefault="00E31205" w:rsidP="00E31205">
      <w:pPr>
        <w:pStyle w:val="Reference"/>
        <w:spacing w:after="0"/>
      </w:pPr>
      <w:r w:rsidRPr="00E31205">
        <w:rPr>
          <w:b/>
          <w:bCs/>
        </w:rPr>
        <w:t>A Fierce Domain</w:t>
      </w:r>
      <w:r>
        <w:t xml:space="preserve">: </w:t>
      </w:r>
      <w:r w:rsidRPr="00E31205">
        <w:rPr>
          <w:b/>
          <w:bCs/>
        </w:rPr>
        <w:t>Conflict in Cyberspace 1986 to 2012</w:t>
      </w:r>
      <w:r>
        <w:t xml:space="preserve">, </w:t>
      </w:r>
      <w:r w:rsidRPr="00E31205">
        <w:t>Jason Healey</w:t>
      </w:r>
      <w:r>
        <w:t>.</w:t>
      </w:r>
    </w:p>
    <w:p w:rsidR="00E31205" w:rsidRPr="00E31205" w:rsidRDefault="00E35CEF" w:rsidP="00E31205">
      <w:pPr>
        <w:pStyle w:val="Reference"/>
        <w:spacing w:after="0"/>
      </w:pPr>
      <w:hyperlink r:id="rId25" w:history="1">
        <w:r w:rsidR="00E31205" w:rsidRPr="00E31205">
          <w:rPr>
            <w:rStyle w:val="Hyperlink"/>
          </w:rPr>
          <w:t>http://www.amazon.co.uk/gp/product/0674015762/ref=oh_details_o03_s00_i00?ie=UTF8&amp;psc=1</w:t>
        </w:r>
      </w:hyperlink>
      <w:hyperlink r:id="rId26" w:history="1">
        <w:r w:rsidR="00E31205" w:rsidRPr="00E31205">
          <w:rPr>
            <w:rStyle w:val="Hyperlink"/>
          </w:rPr>
          <w:t>#_</w:t>
        </w:r>
      </w:hyperlink>
      <w:r w:rsidR="00E31205" w:rsidRPr="00E31205">
        <w:t xml:space="preserve"> </w:t>
      </w:r>
    </w:p>
    <w:p w:rsidR="00E31205" w:rsidRDefault="00E31205" w:rsidP="00E31205">
      <w:pPr>
        <w:pStyle w:val="Reference"/>
        <w:spacing w:after="0"/>
        <w:rPr>
          <w:b/>
          <w:bCs/>
          <w:lang w:val="en-US"/>
        </w:rPr>
      </w:pPr>
    </w:p>
    <w:p w:rsidR="00E31205" w:rsidRDefault="00E31205" w:rsidP="00E31205">
      <w:pPr>
        <w:pStyle w:val="Reference"/>
        <w:spacing w:after="0"/>
        <w:rPr>
          <w:b/>
          <w:bCs/>
          <w:lang w:val="en-US"/>
        </w:rPr>
      </w:pPr>
      <w:r w:rsidRPr="00E31205">
        <w:rPr>
          <w:b/>
          <w:bCs/>
          <w:lang w:val="en-US"/>
        </w:rPr>
        <w:t>Cyber Crimes in a Globalized World</w:t>
      </w:r>
      <w:r>
        <w:t xml:space="preserve">: </w:t>
      </w:r>
      <w:r w:rsidRPr="00E31205">
        <w:rPr>
          <w:b/>
          <w:bCs/>
          <w:lang w:val="en-US"/>
        </w:rPr>
        <w:t>Country Profiles, Rankings, Patterns &amp; Risks</w:t>
      </w:r>
      <w:r>
        <w:rPr>
          <w:b/>
          <w:bCs/>
          <w:lang w:val="en-US"/>
        </w:rPr>
        <w:t>,</w:t>
      </w:r>
      <w:r w:rsidRPr="00E31205">
        <w:rPr>
          <w:b/>
          <w:bCs/>
          <w:lang w:val="en-US"/>
        </w:rPr>
        <w:t xml:space="preserve"> </w:t>
      </w:r>
    </w:p>
    <w:p w:rsidR="00E31205" w:rsidRDefault="00E31205" w:rsidP="00E31205">
      <w:pPr>
        <w:pStyle w:val="Reference"/>
        <w:spacing w:after="0"/>
      </w:pPr>
      <w:r>
        <w:t xml:space="preserve">Eugen </w:t>
      </w:r>
      <w:r w:rsidRPr="00E31205">
        <w:t>Mandrila</w:t>
      </w:r>
    </w:p>
    <w:p w:rsidR="00E31205" w:rsidRPr="00E31205" w:rsidRDefault="00E35CEF" w:rsidP="00E31205">
      <w:pPr>
        <w:pStyle w:val="Reference"/>
        <w:spacing w:after="0"/>
        <w:ind w:left="0" w:firstLine="0"/>
      </w:pPr>
      <w:hyperlink r:id="rId27" w:history="1">
        <w:r w:rsidR="00E31205" w:rsidRPr="00E31205">
          <w:rPr>
            <w:rStyle w:val="Hyperlink"/>
          </w:rPr>
          <w:t>http://www.amazon.co.uk/gp/product/9730145806/ref=oh_details_o01_s01_i01?ie=UTF8&amp;psc=1</w:t>
        </w:r>
      </w:hyperlink>
      <w:hyperlink r:id="rId28" w:history="1">
        <w:r w:rsidR="00E31205" w:rsidRPr="00E31205">
          <w:rPr>
            <w:rStyle w:val="Hyperlink"/>
          </w:rPr>
          <w:t>#_</w:t>
        </w:r>
      </w:hyperlink>
      <w:r w:rsidR="00E31205" w:rsidRPr="00E31205">
        <w:t xml:space="preserve"> </w:t>
      </w:r>
    </w:p>
    <w:p w:rsidR="00E31205" w:rsidRDefault="00E31205" w:rsidP="00E31205">
      <w:pPr>
        <w:pStyle w:val="Reference"/>
        <w:spacing w:after="0"/>
        <w:rPr>
          <w:b/>
          <w:bCs/>
        </w:rPr>
      </w:pPr>
    </w:p>
    <w:p w:rsidR="00E31205" w:rsidRPr="00E31205" w:rsidRDefault="00E31205" w:rsidP="00E31205">
      <w:pPr>
        <w:pStyle w:val="Reference"/>
        <w:spacing w:after="0"/>
      </w:pPr>
      <w:r w:rsidRPr="00E31205">
        <w:rPr>
          <w:b/>
          <w:bCs/>
        </w:rPr>
        <w:t>Cyber War Will Not Take Place</w:t>
      </w:r>
      <w:r>
        <w:t xml:space="preserve"> </w:t>
      </w:r>
      <w:r w:rsidRPr="00E31205">
        <w:t>Thomas Rid</w:t>
      </w:r>
    </w:p>
    <w:p w:rsidR="00E31205" w:rsidRPr="00E31205" w:rsidRDefault="00E35CEF" w:rsidP="00E31205">
      <w:pPr>
        <w:pStyle w:val="Reference"/>
        <w:spacing w:after="0"/>
      </w:pPr>
      <w:hyperlink r:id="rId29" w:history="1">
        <w:r w:rsidR="00E31205" w:rsidRPr="00E31205">
          <w:rPr>
            <w:rStyle w:val="Hyperlink"/>
          </w:rPr>
          <w:t>http://www.amazon.co.uk/gp/product/1849042802/ref=oh_details_o01_s00_i00?ie=UTF8&amp;psc=1</w:t>
        </w:r>
      </w:hyperlink>
      <w:hyperlink r:id="rId30" w:history="1">
        <w:r w:rsidR="00E31205" w:rsidRPr="00E31205">
          <w:rPr>
            <w:rStyle w:val="Hyperlink"/>
          </w:rPr>
          <w:t>#_</w:t>
        </w:r>
      </w:hyperlink>
      <w:r w:rsidR="00E31205" w:rsidRPr="00E31205">
        <w:t xml:space="preserve"> </w:t>
      </w:r>
    </w:p>
    <w:p w:rsidR="00E31205" w:rsidRDefault="00A05BF6" w:rsidP="00E31205">
      <w:pPr>
        <w:pStyle w:val="Heading1"/>
      </w:pPr>
      <w:r>
        <w:t>Information Resources</w:t>
      </w:r>
    </w:p>
    <w:p w:rsidR="00E31205" w:rsidRPr="00E31205" w:rsidRDefault="00E31205" w:rsidP="00E31205">
      <w:pPr>
        <w:pStyle w:val="Reference"/>
        <w:ind w:left="0" w:firstLine="0"/>
      </w:pPr>
      <w:r>
        <w:t xml:space="preserve">[1] </w:t>
      </w:r>
      <w:hyperlink r:id="rId31" w:tgtFrame="resources" w:history="1">
        <w:r w:rsidRPr="00E31205">
          <w:rPr>
            <w:rStyle w:val="Hyperlink"/>
          </w:rPr>
          <w:t>Categorizing Threat: Building and Using a Generic Threat Matrix</w:t>
        </w:r>
        <w:r w:rsidR="004B6C03">
          <w:rPr>
            <w:rStyle w:val="Hyperlink"/>
          </w:rPr>
          <w:t xml:space="preserve">; </w:t>
        </w:r>
        <w:r w:rsidRPr="00E31205">
          <w:rPr>
            <w:rStyle w:val="Hyperlink"/>
          </w:rPr>
          <w:t>David P. Duggan, Sherry R. Thomas, Cynthia K. K. Veitch, and Laura Woodard</w:t>
        </w:r>
      </w:hyperlink>
    </w:p>
    <w:p w:rsidR="00E31205" w:rsidRPr="00E31205" w:rsidRDefault="00E31205" w:rsidP="00E31205">
      <w:pPr>
        <w:pStyle w:val="Reference"/>
        <w:ind w:left="0" w:firstLine="0"/>
      </w:pPr>
      <w:r>
        <w:t>[2]</w:t>
      </w:r>
      <w:r w:rsidR="00EA76D0">
        <w:t xml:space="preserve"> </w:t>
      </w:r>
      <w:hyperlink r:id="rId32" w:tgtFrame="resources" w:history="1">
        <w:r w:rsidRPr="00E31205">
          <w:rPr>
            <w:rStyle w:val="Hyperlink"/>
          </w:rPr>
          <w:t>Data Loss DB</w:t>
        </w:r>
        <w:r w:rsidR="004B6C03">
          <w:rPr>
            <w:rStyle w:val="Hyperlink"/>
          </w:rPr>
          <w:t xml:space="preserve">; </w:t>
        </w:r>
        <w:r w:rsidRPr="00E31205">
          <w:rPr>
            <w:rStyle w:val="Hyperlink"/>
          </w:rPr>
          <w:t>DataLossDB is a research project aimed at documenting known and reported data loss incidents world-wide.</w:t>
        </w:r>
      </w:hyperlink>
    </w:p>
    <w:p w:rsidR="00E31205" w:rsidRPr="00E31205" w:rsidRDefault="00EA76D0" w:rsidP="00E31205">
      <w:pPr>
        <w:pStyle w:val="Reference"/>
        <w:ind w:left="0" w:firstLine="0"/>
      </w:pPr>
      <w:r>
        <w:t xml:space="preserve">[3] </w:t>
      </w:r>
      <w:hyperlink r:id="rId33" w:tgtFrame="resources" w:history="1">
        <w:r w:rsidR="00E31205" w:rsidRPr="00E31205">
          <w:rPr>
            <w:rStyle w:val="Hyperlink"/>
          </w:rPr>
          <w:t>Managing Digital Risk: Trends, issues and implications for business</w:t>
        </w:r>
        <w:r w:rsidR="004B6C03">
          <w:rPr>
            <w:rStyle w:val="Hyperlink"/>
          </w:rPr>
          <w:t xml:space="preserve">; </w:t>
        </w:r>
        <w:r w:rsidR="00E31205" w:rsidRPr="00E31205">
          <w:rPr>
            <w:rStyle w:val="Hyperlink"/>
          </w:rPr>
          <w:t>Lloyd's 360 Risk Insight</w:t>
        </w:r>
      </w:hyperlink>
    </w:p>
    <w:p w:rsidR="00E31205" w:rsidRPr="00E31205" w:rsidRDefault="00EA76D0" w:rsidP="00E31205">
      <w:pPr>
        <w:pStyle w:val="Reference"/>
        <w:ind w:left="0" w:firstLine="0"/>
      </w:pPr>
      <w:r>
        <w:t xml:space="preserve">[4] </w:t>
      </w:r>
      <w:hyperlink r:id="rId34" w:tgtFrame="resources" w:history="1">
        <w:r w:rsidR="00E31205" w:rsidRPr="00E31205">
          <w:rPr>
            <w:rStyle w:val="Hyperlink"/>
          </w:rPr>
          <w:t>Security Effectiveness Framework Study</w:t>
        </w:r>
        <w:r w:rsidR="004B6C03">
          <w:rPr>
            <w:rStyle w:val="Hyperlink"/>
          </w:rPr>
          <w:t xml:space="preserve">; </w:t>
        </w:r>
        <w:r w:rsidR="00E31205" w:rsidRPr="00E31205">
          <w:rPr>
            <w:rStyle w:val="Hyperlink"/>
          </w:rPr>
          <w:t>HP Information Security, Checkpoint and Ponemon Institute</w:t>
        </w:r>
      </w:hyperlink>
    </w:p>
    <w:p w:rsidR="00E31205" w:rsidRPr="00E31205" w:rsidRDefault="00EA76D0" w:rsidP="00E31205">
      <w:pPr>
        <w:pStyle w:val="Reference"/>
        <w:ind w:left="0" w:firstLine="0"/>
      </w:pPr>
      <w:r>
        <w:t xml:space="preserve">[5] </w:t>
      </w:r>
      <w:hyperlink r:id="rId35" w:tgtFrame="resources" w:history="1">
        <w:r w:rsidR="00E31205" w:rsidRPr="00E31205">
          <w:rPr>
            <w:rStyle w:val="Hyperlink"/>
          </w:rPr>
          <w:t>CF Disclosure Guidance: Topic No. 2: Cybersecurity</w:t>
        </w:r>
        <w:r w:rsidR="004B6C03">
          <w:rPr>
            <w:rStyle w:val="Hyperlink"/>
          </w:rPr>
          <w:t xml:space="preserve">; </w:t>
        </w:r>
        <w:r w:rsidR="00E31205" w:rsidRPr="00E31205">
          <w:rPr>
            <w:rStyle w:val="Hyperlink"/>
          </w:rPr>
          <w:t>US Securities and Exchange Commission</w:t>
        </w:r>
      </w:hyperlink>
    </w:p>
    <w:p w:rsidR="00E31205" w:rsidRPr="00E31205" w:rsidRDefault="00EA76D0" w:rsidP="00E31205">
      <w:pPr>
        <w:pStyle w:val="Reference"/>
        <w:ind w:left="0" w:firstLine="0"/>
      </w:pPr>
      <w:r>
        <w:t xml:space="preserve">[6] </w:t>
      </w:r>
      <w:hyperlink r:id="rId36" w:tgtFrame="resources" w:history="1">
        <w:r w:rsidR="00E31205" w:rsidRPr="00E31205">
          <w:rPr>
            <w:rStyle w:val="Hyperlink"/>
          </w:rPr>
          <w:t>Quantitatively Assessing and Visualising Industrial Attack Surfaces</w:t>
        </w:r>
        <w:r w:rsidR="004B6C03">
          <w:rPr>
            <w:rStyle w:val="Hyperlink"/>
          </w:rPr>
          <w:t xml:space="preserve">; </w:t>
        </w:r>
        <w:r w:rsidR="00E31205" w:rsidRPr="00E31205">
          <w:rPr>
            <w:rStyle w:val="Hyperlink"/>
          </w:rPr>
          <w:t>Eireann P. Leveret</w:t>
        </w:r>
      </w:hyperlink>
    </w:p>
    <w:p w:rsidR="00E31205" w:rsidRPr="00E31205" w:rsidRDefault="00EA76D0" w:rsidP="00E31205">
      <w:pPr>
        <w:pStyle w:val="Reference"/>
        <w:ind w:left="0" w:firstLine="0"/>
      </w:pPr>
      <w:r>
        <w:t xml:space="preserve">[7] </w:t>
      </w:r>
      <w:hyperlink r:id="rId37" w:tgtFrame="resources" w:history="1">
        <w:r w:rsidR="00E31205" w:rsidRPr="00E31205">
          <w:rPr>
            <w:rStyle w:val="Hyperlink"/>
          </w:rPr>
          <w:t>The Cost of Cybercrime</w:t>
        </w:r>
        <w:r w:rsidR="004B6C03">
          <w:rPr>
            <w:rStyle w:val="Hyperlink"/>
          </w:rPr>
          <w:t xml:space="preserve">; </w:t>
        </w:r>
        <w:r w:rsidR="00E31205" w:rsidRPr="00E31205">
          <w:rPr>
            <w:rStyle w:val="Hyperlink"/>
          </w:rPr>
          <w:t>Detica / Cabinet Office</w:t>
        </w:r>
      </w:hyperlink>
    </w:p>
    <w:p w:rsidR="00E31205" w:rsidRPr="00E31205" w:rsidRDefault="00EA76D0" w:rsidP="00E31205">
      <w:pPr>
        <w:pStyle w:val="Reference"/>
        <w:ind w:left="0" w:firstLine="0"/>
      </w:pPr>
      <w:r>
        <w:t xml:space="preserve">[8] </w:t>
      </w:r>
      <w:hyperlink r:id="rId38" w:tgtFrame="resources" w:history="1">
        <w:r w:rsidR="00E31205" w:rsidRPr="00E31205">
          <w:rPr>
            <w:rStyle w:val="Hyperlink"/>
          </w:rPr>
          <w:t>Cyber Liability and Data Breach Insurance Claims</w:t>
        </w:r>
        <w:r w:rsidR="004B6C03">
          <w:rPr>
            <w:rStyle w:val="Hyperlink"/>
          </w:rPr>
          <w:t xml:space="preserve">; </w:t>
        </w:r>
        <w:r w:rsidR="00E31205" w:rsidRPr="00E31205">
          <w:rPr>
            <w:rStyle w:val="Hyperlink"/>
          </w:rPr>
          <w:t>NetDiligence</w:t>
        </w:r>
      </w:hyperlink>
    </w:p>
    <w:p w:rsidR="00E31205" w:rsidRPr="00E31205" w:rsidRDefault="00EA76D0" w:rsidP="00E31205">
      <w:pPr>
        <w:pStyle w:val="Reference"/>
        <w:ind w:left="0" w:firstLine="0"/>
      </w:pPr>
      <w:r>
        <w:t xml:space="preserve">[9] </w:t>
      </w:r>
      <w:hyperlink r:id="rId39" w:tgtFrame="resources" w:history="1">
        <w:r w:rsidR="00E31205" w:rsidRPr="00E31205">
          <w:rPr>
            <w:rStyle w:val="Hyperlink"/>
          </w:rPr>
          <w:t>Cyber security guidance for business</w:t>
        </w:r>
        <w:r w:rsidR="004B6C03">
          <w:rPr>
            <w:rStyle w:val="Hyperlink"/>
          </w:rPr>
          <w:t xml:space="preserve">; </w:t>
        </w:r>
        <w:r w:rsidR="00E31205" w:rsidRPr="00E31205">
          <w:rPr>
            <w:rStyle w:val="Hyperlink"/>
          </w:rPr>
          <w:t>BIS, Cabinet Office, FCO.</w:t>
        </w:r>
      </w:hyperlink>
    </w:p>
    <w:p w:rsidR="00E31205" w:rsidRPr="00E31205" w:rsidRDefault="00EA76D0" w:rsidP="00E31205">
      <w:pPr>
        <w:pStyle w:val="Reference"/>
        <w:ind w:left="0" w:firstLine="0"/>
      </w:pPr>
      <w:r>
        <w:t xml:space="preserve">[10] </w:t>
      </w:r>
      <w:hyperlink r:id="rId40" w:tgtFrame="resources" w:history="1">
        <w:r w:rsidR="00E31205" w:rsidRPr="00E31205">
          <w:rPr>
            <w:rStyle w:val="Hyperlink"/>
          </w:rPr>
          <w:t>Incentives and barriers of the cyber insurance market in Europe</w:t>
        </w:r>
        <w:r w:rsidR="004B6C03">
          <w:rPr>
            <w:rStyle w:val="Hyperlink"/>
          </w:rPr>
          <w:t xml:space="preserve">; </w:t>
        </w:r>
        <w:r w:rsidR="00E31205" w:rsidRPr="00E31205">
          <w:rPr>
            <w:rStyle w:val="Hyperlink"/>
          </w:rPr>
          <w:t>ENISA, Neil Robinson, RAND Europe</w:t>
        </w:r>
      </w:hyperlink>
    </w:p>
    <w:p w:rsidR="00E31205" w:rsidRPr="00E31205" w:rsidRDefault="00EA76D0" w:rsidP="00E31205">
      <w:pPr>
        <w:pStyle w:val="Reference"/>
        <w:ind w:left="0" w:firstLine="0"/>
      </w:pPr>
      <w:r>
        <w:t xml:space="preserve">[11] </w:t>
      </w:r>
      <w:hyperlink r:id="rId41" w:tgtFrame="resources" w:history="1">
        <w:r w:rsidR="00E31205" w:rsidRPr="00E31205">
          <w:rPr>
            <w:rStyle w:val="Hyperlink"/>
          </w:rPr>
          <w:t>Cyber Threat Metrics</w:t>
        </w:r>
        <w:r w:rsidR="004B6C03">
          <w:rPr>
            <w:rStyle w:val="Hyperlink"/>
          </w:rPr>
          <w:t xml:space="preserve">; </w:t>
        </w:r>
        <w:r w:rsidR="00E31205" w:rsidRPr="00E31205">
          <w:rPr>
            <w:rStyle w:val="Hyperlink"/>
          </w:rPr>
          <w:t>Mateski, Trevino, Veitch, Michalski, Harris, Maruoka, Frye; Sandia National Laboratories Report SAND2012-2427</w:t>
        </w:r>
      </w:hyperlink>
    </w:p>
    <w:p w:rsidR="00E31205" w:rsidRPr="00E31205" w:rsidRDefault="00EA76D0" w:rsidP="00E31205">
      <w:pPr>
        <w:pStyle w:val="Reference"/>
        <w:ind w:left="0" w:firstLine="0"/>
      </w:pPr>
      <w:r>
        <w:t xml:space="preserve">[12] </w:t>
      </w:r>
      <w:hyperlink r:id="rId42" w:tgtFrame="resources" w:history="1">
        <w:r w:rsidR="00E31205" w:rsidRPr="00E31205">
          <w:rPr>
            <w:rStyle w:val="Hyperlink"/>
          </w:rPr>
          <w:t>2012 Cost of Cyber Crime Study: United States</w:t>
        </w:r>
        <w:r w:rsidR="004B6C03">
          <w:rPr>
            <w:rStyle w:val="Hyperlink"/>
          </w:rPr>
          <w:t xml:space="preserve">; </w:t>
        </w:r>
        <w:r w:rsidR="00E31205" w:rsidRPr="00E31205">
          <w:rPr>
            <w:rStyle w:val="Hyperlink"/>
          </w:rPr>
          <w:t>Ponemon Institute Research Report</w:t>
        </w:r>
      </w:hyperlink>
    </w:p>
    <w:p w:rsidR="00E31205" w:rsidRPr="00E31205" w:rsidRDefault="00EA76D0" w:rsidP="00E31205">
      <w:pPr>
        <w:pStyle w:val="Reference"/>
        <w:ind w:left="0" w:firstLine="0"/>
      </w:pPr>
      <w:r>
        <w:t xml:space="preserve">[13] </w:t>
      </w:r>
      <w:hyperlink r:id="rId43" w:tgtFrame="resources" w:history="1">
        <w:r w:rsidR="00E31205" w:rsidRPr="00E31205">
          <w:rPr>
            <w:rStyle w:val="Hyperlink"/>
          </w:rPr>
          <w:t>Cybersecurity: Threats Impacting the Nation</w:t>
        </w:r>
        <w:r w:rsidR="004B6C03">
          <w:rPr>
            <w:rStyle w:val="Hyperlink"/>
          </w:rPr>
          <w:t xml:space="preserve">; </w:t>
        </w:r>
        <w:r w:rsidR="00E31205" w:rsidRPr="00E31205">
          <w:rPr>
            <w:rStyle w:val="Hyperlink"/>
          </w:rPr>
          <w:t>GAO, Statement of Gregory C. Wilshusen, Director Information Security Issues</w:t>
        </w:r>
      </w:hyperlink>
    </w:p>
    <w:p w:rsidR="00E31205" w:rsidRPr="00E31205" w:rsidRDefault="00EA76D0" w:rsidP="00E31205">
      <w:pPr>
        <w:pStyle w:val="Reference"/>
        <w:ind w:left="0" w:firstLine="0"/>
      </w:pPr>
      <w:r>
        <w:t xml:space="preserve">[14] </w:t>
      </w:r>
      <w:hyperlink r:id="rId44" w:tgtFrame="resources" w:history="1">
        <w:r w:rsidR="00E31205" w:rsidRPr="00E31205">
          <w:rPr>
            <w:rStyle w:val="Hyperlink"/>
          </w:rPr>
          <w:t>10 Steps to Cyber Security – Executive Companion</w:t>
        </w:r>
        <w:r w:rsidR="004B6C03">
          <w:rPr>
            <w:rStyle w:val="Hyperlink"/>
          </w:rPr>
          <w:t xml:space="preserve">; </w:t>
        </w:r>
        <w:r w:rsidR="00E31205" w:rsidRPr="00E31205">
          <w:rPr>
            <w:rStyle w:val="Hyperlink"/>
          </w:rPr>
          <w:t>BIS, GCHQ</w:t>
        </w:r>
      </w:hyperlink>
    </w:p>
    <w:p w:rsidR="00E31205" w:rsidRPr="00E31205" w:rsidRDefault="00EA76D0" w:rsidP="00E31205">
      <w:pPr>
        <w:pStyle w:val="Reference"/>
        <w:ind w:left="0" w:firstLine="0"/>
      </w:pPr>
      <w:r>
        <w:t xml:space="preserve">[15] </w:t>
      </w:r>
      <w:hyperlink r:id="rId45" w:tgtFrame="resources" w:history="1">
        <w:r w:rsidR="00E31205" w:rsidRPr="00E31205">
          <w:rPr>
            <w:rStyle w:val="Hyperlink"/>
          </w:rPr>
          <w:t>Cyber risk management: a board level responsibility</w:t>
        </w:r>
        <w:r w:rsidR="004B6C03">
          <w:rPr>
            <w:rStyle w:val="Hyperlink"/>
          </w:rPr>
          <w:t xml:space="preserve">; </w:t>
        </w:r>
        <w:r w:rsidR="00E31205" w:rsidRPr="00E31205">
          <w:rPr>
            <w:rStyle w:val="Hyperlink"/>
          </w:rPr>
          <w:t>BIS, CESG, Cabinet Office</w:t>
        </w:r>
      </w:hyperlink>
    </w:p>
    <w:p w:rsidR="00E31205" w:rsidRPr="00E31205" w:rsidRDefault="00EA76D0" w:rsidP="00E31205">
      <w:pPr>
        <w:pStyle w:val="Reference"/>
        <w:ind w:left="0" w:firstLine="0"/>
      </w:pPr>
      <w:r>
        <w:t xml:space="preserve">[16] </w:t>
      </w:r>
      <w:hyperlink r:id="rId46" w:tgtFrame="resources" w:history="1">
        <w:r w:rsidR="00E31205" w:rsidRPr="00E31205">
          <w:rPr>
            <w:rStyle w:val="Hyperlink"/>
          </w:rPr>
          <w:t>Measuring the Cost of Cybercrime</w:t>
        </w:r>
        <w:r w:rsidR="004B6C03">
          <w:rPr>
            <w:rStyle w:val="Hyperlink"/>
          </w:rPr>
          <w:t xml:space="preserve">; </w:t>
        </w:r>
        <w:r w:rsidR="00E31205" w:rsidRPr="00E31205">
          <w:rPr>
            <w:rStyle w:val="Hyperlink"/>
          </w:rPr>
          <w:t>Anderson, Barton, Bohne, Clayton, van Eeten, Levi, Moore, Savage, WEIS 2012</w:t>
        </w:r>
      </w:hyperlink>
    </w:p>
    <w:p w:rsidR="00E31205" w:rsidRPr="00E31205" w:rsidRDefault="00EA76D0" w:rsidP="00E31205">
      <w:pPr>
        <w:pStyle w:val="Reference"/>
        <w:ind w:left="0" w:firstLine="0"/>
      </w:pPr>
      <w:r>
        <w:t xml:space="preserve">[17] </w:t>
      </w:r>
      <w:hyperlink r:id="rId47" w:tgtFrame="resources" w:history="1">
        <w:r w:rsidR="00E31205" w:rsidRPr="00E31205">
          <w:rPr>
            <w:rStyle w:val="Hyperlink"/>
          </w:rPr>
          <w:t>APT1: Exposing One of China's Cyber Espionage Units</w:t>
        </w:r>
        <w:r w:rsidR="004B6C03">
          <w:rPr>
            <w:rStyle w:val="Hyperlink"/>
          </w:rPr>
          <w:t xml:space="preserve">; </w:t>
        </w:r>
        <w:r w:rsidR="00E31205" w:rsidRPr="00E31205">
          <w:rPr>
            <w:rStyle w:val="Hyperlink"/>
          </w:rPr>
          <w:t>Mandiant Corporation</w:t>
        </w:r>
      </w:hyperlink>
    </w:p>
    <w:p w:rsidR="005473D6" w:rsidRDefault="005473D6" w:rsidP="001277FB">
      <w:pPr>
        <w:spacing w:before="100" w:beforeAutospacing="1" w:after="75" w:line="180" w:lineRule="atLeast"/>
        <w:rPr>
          <w:ins w:id="371" w:author="Ruffle" w:date="2013-07-31T11:33:00Z"/>
        </w:rPr>
      </w:pPr>
      <w:r>
        <w:t xml:space="preserve">[18] </w:t>
      </w:r>
      <w:hyperlink r:id="rId48" w:tgtFrame="resources" w:history="1">
        <w:r w:rsidRPr="001277FB">
          <w:rPr>
            <w:rFonts w:eastAsia="Times New Roman" w:cs="Arial"/>
            <w:color w:val="666666"/>
            <w:sz w:val="20"/>
            <w:szCs w:val="20"/>
            <w:u w:val="single"/>
            <w:lang w:eastAsia="en-GB"/>
          </w:rPr>
          <w:t>Reducing Systemic Cybersecurity Risk</w:t>
        </w:r>
        <w:r w:rsidR="001277FB">
          <w:rPr>
            <w:rFonts w:eastAsia="Times New Roman" w:cs="Arial"/>
            <w:color w:val="666666"/>
            <w:sz w:val="20"/>
            <w:szCs w:val="20"/>
            <w:u w:val="single"/>
            <w:lang w:eastAsia="en-GB"/>
          </w:rPr>
          <w:t xml:space="preserve"> ,</w:t>
        </w:r>
        <w:r w:rsidR="001277FB" w:rsidRPr="001277FB">
          <w:rPr>
            <w:rFonts w:eastAsia="Times New Roman" w:cs="Arial"/>
            <w:color w:val="666666"/>
            <w:sz w:val="20"/>
            <w:szCs w:val="20"/>
            <w:u w:val="single"/>
            <w:lang w:eastAsia="en-GB"/>
          </w:rPr>
          <w:t xml:space="preserve"> </w:t>
        </w:r>
        <w:r w:rsidRPr="001277FB">
          <w:rPr>
            <w:rFonts w:eastAsia="Times New Roman" w:cs="Arial"/>
            <w:color w:val="666666"/>
            <w:sz w:val="20"/>
            <w:szCs w:val="20"/>
            <w:u w:val="single"/>
            <w:lang w:eastAsia="en-GB"/>
          </w:rPr>
          <w:t>Sommer and Brown, OECD</w:t>
        </w:r>
      </w:hyperlink>
    </w:p>
    <w:p w:rsidR="008C6206" w:rsidRDefault="008C6206" w:rsidP="001277FB">
      <w:pPr>
        <w:spacing w:before="100" w:beforeAutospacing="1" w:after="75" w:line="180" w:lineRule="atLeast"/>
        <w:rPr>
          <w:ins w:id="372" w:author="Ruffle" w:date="2013-08-23T13:36:00Z"/>
          <w:color w:val="595959" w:themeColor="text1" w:themeTint="A6"/>
          <w:sz w:val="20"/>
          <w:szCs w:val="20"/>
          <w:u w:val="single"/>
        </w:rPr>
      </w:pPr>
      <w:ins w:id="373" w:author="Ruffle" w:date="2013-07-31T11:33:00Z">
        <w:r>
          <w:lastRenderedPageBreak/>
          <w:t xml:space="preserve">[19] </w:t>
        </w:r>
      </w:ins>
      <w:ins w:id="374" w:author="Ruffle" w:date="2013-07-31T11:34:00Z">
        <w:r w:rsidR="00E35CEF" w:rsidRPr="00E35CEF">
          <w:rPr>
            <w:color w:val="595959" w:themeColor="text1" w:themeTint="A6"/>
            <w:sz w:val="20"/>
            <w:szCs w:val="20"/>
            <w:u w:val="single"/>
            <w:rPrChange w:id="375" w:author="Ruffle" w:date="2013-07-31T11:35:00Z">
              <w:rPr/>
            </w:rPrChange>
          </w:rPr>
          <w:t>Penetration Testing of Industrial Control Systems, Duggan, Berg, Dillinger, Stamp, 2005</w:t>
        </w:r>
      </w:ins>
    </w:p>
    <w:p w:rsidR="003F2B21" w:rsidRDefault="003F2B21" w:rsidP="003F2B21">
      <w:pPr>
        <w:spacing w:before="100" w:beforeAutospacing="1" w:after="75" w:line="180" w:lineRule="atLeast"/>
        <w:rPr>
          <w:ins w:id="376" w:author="Ruffle" w:date="2013-08-23T13:36:00Z"/>
          <w:color w:val="595959" w:themeColor="text1" w:themeTint="A6"/>
          <w:sz w:val="20"/>
          <w:szCs w:val="20"/>
          <w:u w:val="single"/>
        </w:rPr>
      </w:pPr>
      <w:ins w:id="377" w:author="Ruffle" w:date="2013-08-23T13:36:00Z">
        <w:r>
          <w:t xml:space="preserve">[20] </w:t>
        </w:r>
        <w:r>
          <w:rPr>
            <w:color w:val="595959" w:themeColor="text1" w:themeTint="A6"/>
            <w:sz w:val="20"/>
            <w:szCs w:val="20"/>
            <w:u w:val="single"/>
          </w:rPr>
          <w:t xml:space="preserve">How algorithms </w:t>
        </w:r>
      </w:ins>
      <w:ins w:id="378" w:author="Ruffle" w:date="2013-08-23T13:37:00Z">
        <w:r w:rsidR="00E35CEF">
          <w:rPr>
            <w:color w:val="595959" w:themeColor="text1" w:themeTint="A6"/>
            <w:sz w:val="20"/>
            <w:szCs w:val="20"/>
            <w:u w:val="single"/>
          </w:rPr>
          <w:fldChar w:fldCharType="begin"/>
        </w:r>
        <w:r>
          <w:rPr>
            <w:color w:val="595959" w:themeColor="text1" w:themeTint="A6"/>
            <w:sz w:val="20"/>
            <w:szCs w:val="20"/>
            <w:u w:val="single"/>
          </w:rPr>
          <w:instrText xml:space="preserve"> HYPERLINK "http://ed.ted.com/lessons/kevin-slavin-how-algorithms-shape-our-world" </w:instrText>
        </w:r>
        <w:r w:rsidR="00E35CEF">
          <w:rPr>
            <w:color w:val="595959" w:themeColor="text1" w:themeTint="A6"/>
            <w:sz w:val="20"/>
            <w:szCs w:val="20"/>
            <w:u w:val="single"/>
          </w:rPr>
          <w:fldChar w:fldCharType="separate"/>
        </w:r>
        <w:r w:rsidRPr="003F2B21">
          <w:rPr>
            <w:rStyle w:val="Hyperlink"/>
            <w:sz w:val="20"/>
            <w:szCs w:val="20"/>
          </w:rPr>
          <w:t>shape</w:t>
        </w:r>
        <w:r w:rsidR="00E35CEF">
          <w:rPr>
            <w:color w:val="595959" w:themeColor="text1" w:themeTint="A6"/>
            <w:sz w:val="20"/>
            <w:szCs w:val="20"/>
            <w:u w:val="single"/>
          </w:rPr>
          <w:fldChar w:fldCharType="end"/>
        </w:r>
      </w:ins>
      <w:ins w:id="379" w:author="Ruffle" w:date="2013-08-23T13:36:00Z">
        <w:r>
          <w:rPr>
            <w:color w:val="595959" w:themeColor="text1" w:themeTint="A6"/>
            <w:sz w:val="20"/>
            <w:szCs w:val="20"/>
            <w:u w:val="single"/>
          </w:rPr>
          <w:t xml:space="preserve"> our world, Kevin Slavin</w:t>
        </w:r>
      </w:ins>
      <w:ins w:id="380" w:author="Ruffle" w:date="2013-08-23T13:37:00Z">
        <w:r>
          <w:rPr>
            <w:color w:val="595959" w:themeColor="text1" w:themeTint="A6"/>
            <w:sz w:val="20"/>
            <w:szCs w:val="20"/>
            <w:u w:val="single"/>
          </w:rPr>
          <w:t>, TED Ed</w:t>
        </w:r>
      </w:ins>
      <w:ins w:id="381" w:author="Ruffle" w:date="2013-08-23T14:13:00Z">
        <w:r w:rsidR="00252851">
          <w:rPr>
            <w:color w:val="595959" w:themeColor="text1" w:themeTint="A6"/>
            <w:sz w:val="20"/>
            <w:szCs w:val="20"/>
            <w:u w:val="single"/>
          </w:rPr>
          <w:t>, Edinburgh, 2011</w:t>
        </w:r>
      </w:ins>
      <w:ins w:id="382" w:author="Ruffle" w:date="2013-08-23T13:36:00Z">
        <w:r>
          <w:rPr>
            <w:color w:val="595959" w:themeColor="text1" w:themeTint="A6"/>
            <w:sz w:val="20"/>
            <w:szCs w:val="20"/>
            <w:u w:val="single"/>
          </w:rPr>
          <w:t xml:space="preserve"> </w:t>
        </w:r>
      </w:ins>
    </w:p>
    <w:p w:rsidR="003F2B21" w:rsidRPr="001277FB" w:rsidRDefault="003F2B21" w:rsidP="001277FB">
      <w:pPr>
        <w:spacing w:before="100" w:beforeAutospacing="1" w:after="75" w:line="180" w:lineRule="atLeast"/>
        <w:rPr>
          <w:rFonts w:eastAsia="Times New Roman" w:cs="Arial"/>
          <w:color w:val="666666"/>
          <w:sz w:val="18"/>
          <w:szCs w:val="18"/>
          <w:u w:val="single"/>
          <w:lang w:eastAsia="en-GB"/>
        </w:rPr>
      </w:pPr>
    </w:p>
    <w:p w:rsidR="00E31205" w:rsidRDefault="00E31205" w:rsidP="00706FD0">
      <w:pPr>
        <w:pStyle w:val="Reference"/>
      </w:pPr>
    </w:p>
    <w:p w:rsidR="005473D6" w:rsidRDefault="005473D6" w:rsidP="00706FD0">
      <w:pPr>
        <w:pStyle w:val="Reference"/>
      </w:pPr>
    </w:p>
    <w:p w:rsidR="00D363E7" w:rsidRPr="00A05BF6" w:rsidRDefault="00D363E7" w:rsidP="00CC715A">
      <w:pPr>
        <w:pStyle w:val="NormalText"/>
      </w:pPr>
    </w:p>
    <w:sectPr w:rsidR="00D363E7" w:rsidRPr="00A05BF6" w:rsidSect="00204BB3">
      <w:pgSz w:w="11906" w:h="16838"/>
      <w:pgMar w:top="1440" w:right="1440" w:bottom="1440" w:left="1440" w:header="794" w:footer="567"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58F2" w:rsidRDefault="007858F2" w:rsidP="0053032A">
      <w:pPr>
        <w:spacing w:after="0" w:line="240" w:lineRule="auto"/>
      </w:pPr>
      <w:r>
        <w:separator/>
      </w:r>
    </w:p>
  </w:endnote>
  <w:endnote w:type="continuationSeparator" w:id="0">
    <w:p w:rsidR="007858F2" w:rsidRDefault="007858F2" w:rsidP="005303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Baskerville">
    <w:altName w:val="Times New Roman"/>
    <w:charset w:val="00"/>
    <w:family w:val="auto"/>
    <w:pitch w:val="variable"/>
    <w:sig w:usb0="80000063" w:usb1="00000000" w:usb2="00000000" w:usb3="00000000" w:csb0="000001F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F2" w:rsidRDefault="00E35CEF">
    <w:pPr>
      <w:pStyle w:val="Footer"/>
    </w:pPr>
    <w:sdt>
      <w:sdtPr>
        <w:id w:val="969400743"/>
        <w:placeholder>
          <w:docPart w:val="2BE687E85F4ED44EADE54DD38072A3D2"/>
        </w:placeholder>
        <w:temporary/>
        <w:showingPlcHdr/>
      </w:sdtPr>
      <w:sdtContent>
        <w:r w:rsidR="007858F2">
          <w:t>[Type text]</w:t>
        </w:r>
      </w:sdtContent>
    </w:sdt>
    <w:r w:rsidR="007858F2">
      <w:ptab w:relativeTo="margin" w:alignment="center" w:leader="none"/>
    </w:r>
    <w:sdt>
      <w:sdtPr>
        <w:id w:val="969400748"/>
        <w:placeholder>
          <w:docPart w:val="8F83FFC98606834B90E365C0C4803391"/>
        </w:placeholder>
        <w:temporary/>
        <w:showingPlcHdr/>
      </w:sdtPr>
      <w:sdtContent>
        <w:r w:rsidR="007858F2">
          <w:t>[Type text]</w:t>
        </w:r>
      </w:sdtContent>
    </w:sdt>
    <w:r w:rsidR="007858F2">
      <w:ptab w:relativeTo="margin" w:alignment="right" w:leader="none"/>
    </w:r>
    <w:sdt>
      <w:sdtPr>
        <w:id w:val="969400753"/>
        <w:placeholder>
          <w:docPart w:val="1F6D47AB2741434285FF2775E14368C6"/>
        </w:placeholder>
        <w:temporary/>
        <w:showingPlcHdr/>
      </w:sdtPr>
      <w:sdtContent>
        <w:r w:rsidR="007858F2">
          <w:t>[Type text]</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F2" w:rsidRPr="00F33CA2" w:rsidRDefault="007858F2" w:rsidP="00B54094">
    <w:pPr>
      <w:pStyle w:val="Footer"/>
      <w:pBdr>
        <w:top w:val="thinThickSmallGap" w:sz="24" w:space="1" w:color="585858"/>
      </w:pBdr>
      <w:tabs>
        <w:tab w:val="clear" w:pos="4513"/>
        <w:tab w:val="clear" w:pos="9026"/>
        <w:tab w:val="right" w:pos="8930"/>
      </w:tabs>
      <w:rPr>
        <w:rFonts w:ascii="Arial" w:hAnsi="Arial" w:cs="Arial"/>
        <w:color w:val="7F7F7F"/>
        <w:sz w:val="20"/>
        <w:szCs w:val="18"/>
      </w:rPr>
    </w:pPr>
    <w:r w:rsidRPr="00027850">
      <w:rPr>
        <w:rFonts w:ascii="Arial" w:hAnsi="Arial" w:cs="Arial"/>
        <w:color w:val="7F7F7F"/>
        <w:sz w:val="20"/>
        <w:szCs w:val="18"/>
      </w:rPr>
      <w:t xml:space="preserve">University of Cambridge </w:t>
    </w:r>
    <w:r w:rsidRPr="006C4EEE">
      <w:rPr>
        <w:rFonts w:ascii="Arial" w:hAnsi="Arial" w:cs="Arial"/>
        <w:color w:val="7F7F7F"/>
        <w:sz w:val="20"/>
        <w:szCs w:val="18"/>
      </w:rPr>
      <w:t>Judge</w:t>
    </w:r>
    <w:r w:rsidRPr="00027850">
      <w:rPr>
        <w:rFonts w:ascii="Arial" w:hAnsi="Arial" w:cs="Arial"/>
        <w:color w:val="7F7F7F"/>
        <w:sz w:val="20"/>
        <w:szCs w:val="18"/>
      </w:rPr>
      <w:t xml:space="preserve"> Business School – </w:t>
    </w:r>
    <w:r w:rsidRPr="005B4938">
      <w:rPr>
        <w:rFonts w:ascii="Arial" w:hAnsi="Arial" w:cs="Arial"/>
        <w:color w:val="7F7F7F"/>
        <w:sz w:val="20"/>
        <w:szCs w:val="18"/>
      </w:rPr>
      <w:t>Centre</w:t>
    </w:r>
    <w:r w:rsidRPr="00027850">
      <w:rPr>
        <w:rFonts w:ascii="Arial" w:hAnsi="Arial" w:cs="Arial"/>
        <w:color w:val="7F7F7F"/>
        <w:sz w:val="20"/>
        <w:szCs w:val="18"/>
      </w:rPr>
      <w:t xml:space="preserve"> for Risk Studies</w:t>
    </w:r>
    <w:r>
      <w:rPr>
        <w:rFonts w:ascii="Arial" w:hAnsi="Arial" w:cs="Arial"/>
        <w:color w:val="7F7F7F"/>
        <w:sz w:val="20"/>
        <w:szCs w:val="18"/>
      </w:rPr>
      <w:t xml:space="preserve"> </w:t>
    </w:r>
    <w:r>
      <w:rPr>
        <w:rFonts w:ascii="Arial" w:hAnsi="Arial" w:cs="Arial"/>
        <w:color w:val="7F7F7F"/>
        <w:sz w:val="20"/>
        <w:szCs w:val="18"/>
      </w:rPr>
      <w:tab/>
    </w:r>
    <w:r w:rsidR="00E35CEF" w:rsidRPr="005B4938">
      <w:rPr>
        <w:rStyle w:val="PageNumber"/>
        <w:rFonts w:ascii="Arial" w:hAnsi="Arial"/>
        <w:color w:val="7F7F7F"/>
        <w:sz w:val="20"/>
      </w:rPr>
      <w:fldChar w:fldCharType="begin"/>
    </w:r>
    <w:r w:rsidRPr="005B4938">
      <w:rPr>
        <w:rStyle w:val="PageNumber"/>
        <w:rFonts w:ascii="Arial" w:hAnsi="Arial"/>
        <w:color w:val="7F7F7F"/>
        <w:sz w:val="20"/>
      </w:rPr>
      <w:instrText xml:space="preserve"> PAGE </w:instrText>
    </w:r>
    <w:r w:rsidR="00E35CEF" w:rsidRPr="005B4938">
      <w:rPr>
        <w:rStyle w:val="PageNumber"/>
        <w:rFonts w:ascii="Arial" w:hAnsi="Arial"/>
        <w:color w:val="7F7F7F"/>
        <w:sz w:val="20"/>
      </w:rPr>
      <w:fldChar w:fldCharType="separate"/>
    </w:r>
    <w:r w:rsidR="00583100">
      <w:rPr>
        <w:rStyle w:val="PageNumber"/>
        <w:rFonts w:ascii="Arial" w:hAnsi="Arial"/>
        <w:noProof/>
        <w:color w:val="7F7F7F"/>
        <w:sz w:val="20"/>
      </w:rPr>
      <w:t>5</w:t>
    </w:r>
    <w:r w:rsidR="00E35CEF" w:rsidRPr="005B4938">
      <w:rPr>
        <w:rStyle w:val="PageNumber"/>
        <w:rFonts w:ascii="Arial" w:hAnsi="Arial"/>
        <w:color w:val="7F7F7F"/>
        <w:sz w:val="20"/>
      </w:rPr>
      <w:fldChar w:fldCharType="end"/>
    </w:r>
    <w:r>
      <w:rPr>
        <w:rFonts w:ascii="Arial" w:hAnsi="Arial" w:cs="Arial"/>
        <w:color w:val="7F7F7F"/>
        <w:sz w:val="20"/>
        <w:szCs w:val="18"/>
      </w:rPr>
      <w:tab/>
    </w:r>
    <w:r>
      <w:rPr>
        <w:rFonts w:ascii="Arial" w:hAnsi="Arial" w:cs="Arial"/>
        <w:color w:val="7F7F7F"/>
        <w:sz w:val="20"/>
        <w:szCs w:val="18"/>
      </w:rPr>
      <w:tab/>
    </w:r>
  </w:p>
  <w:p w:rsidR="007858F2" w:rsidRPr="00F33CA2" w:rsidRDefault="007858F2" w:rsidP="00E21840">
    <w:pPr>
      <w:pStyle w:val="Footer"/>
      <w:tabs>
        <w:tab w:val="clear" w:pos="4513"/>
      </w:tabs>
      <w:rPr>
        <w:rFonts w:ascii="Arial" w:hAnsi="Arial" w:cs="Arial"/>
        <w:color w:val="7F7F7F"/>
        <w:sz w:val="20"/>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58F2" w:rsidRDefault="007858F2" w:rsidP="0053032A">
      <w:pPr>
        <w:spacing w:after="0" w:line="240" w:lineRule="auto"/>
      </w:pPr>
      <w:r>
        <w:separator/>
      </w:r>
    </w:p>
  </w:footnote>
  <w:footnote w:type="continuationSeparator" w:id="0">
    <w:p w:rsidR="007858F2" w:rsidRDefault="007858F2" w:rsidP="0053032A">
      <w:pPr>
        <w:spacing w:after="0" w:line="240" w:lineRule="auto"/>
      </w:pPr>
      <w:r>
        <w:continuationSeparator/>
      </w:r>
    </w:p>
  </w:footnote>
  <w:footnote w:id="1">
    <w:p w:rsidR="007858F2" w:rsidRPr="00277EC6" w:rsidRDefault="007858F2">
      <w:pPr>
        <w:pStyle w:val="FootnoteText"/>
        <w:rPr>
          <w:lang w:val="en-GB"/>
        </w:rPr>
      </w:pPr>
      <w:r>
        <w:rPr>
          <w:rStyle w:val="FootnoteReference"/>
        </w:rPr>
        <w:footnoteRef/>
      </w:r>
      <w:r>
        <w:t xml:space="preserve"> </w:t>
      </w:r>
      <w:r w:rsidRPr="002472C6">
        <w:t>Caitlin Hayden, spokeswoman for the White House National Security Council</w:t>
      </w:r>
      <w:r>
        <w:t xml:space="preserve"> quoted in The Verge 14</w:t>
      </w:r>
      <w:r w:rsidRPr="00277EC6">
        <w:rPr>
          <w:vertAlign w:val="superscript"/>
        </w:rPr>
        <w:t>th</w:t>
      </w:r>
      <w:r>
        <w:t xml:space="preserve"> February 2013</w:t>
      </w:r>
    </w:p>
  </w:footnote>
  <w:footnote w:id="2">
    <w:p w:rsidR="007858F2" w:rsidRPr="002D3ECF" w:rsidRDefault="007858F2" w:rsidP="007B3217">
      <w:pPr>
        <w:pStyle w:val="FootnoteText"/>
        <w:rPr>
          <w:ins w:id="82" w:author="Ruffle" w:date="2013-07-31T11:39:00Z"/>
          <w:lang w:val="en-GB"/>
        </w:rPr>
      </w:pPr>
      <w:ins w:id="83" w:author="Ruffle" w:date="2013-07-31T11:39:00Z">
        <w:r>
          <w:rPr>
            <w:rStyle w:val="FootnoteReference"/>
          </w:rPr>
          <w:footnoteRef/>
        </w:r>
        <w:r>
          <w:t xml:space="preserve"> </w:t>
        </w:r>
        <w:r>
          <w:rPr>
            <w:lang w:val="en-GB"/>
          </w:rPr>
          <w:t>An example of a floating point number is ‘123.34567’. In computer code this is a different type of data to say an integer such as ‘123’ or a fixed point monetary amount such as ‘123.45’.</w:t>
        </w:r>
      </w:ins>
    </w:p>
  </w:footnote>
  <w:footnote w:id="3">
    <w:p w:rsidR="007858F2" w:rsidRPr="002D3ECF" w:rsidDel="007B3217" w:rsidRDefault="007858F2">
      <w:pPr>
        <w:pStyle w:val="FootnoteText"/>
        <w:rPr>
          <w:del w:id="141" w:author="Ruffle" w:date="2013-07-31T11:39:00Z"/>
          <w:lang w:val="en-GB"/>
        </w:rPr>
      </w:pPr>
      <w:del w:id="142" w:author="Ruffle" w:date="2013-07-31T11:39:00Z">
        <w:r w:rsidDel="007B3217">
          <w:rPr>
            <w:rStyle w:val="FootnoteReference"/>
          </w:rPr>
          <w:footnoteRef/>
        </w:r>
        <w:r w:rsidDel="007B3217">
          <w:delText xml:space="preserve"> </w:delText>
        </w:r>
        <w:r w:rsidDel="007B3217">
          <w:rPr>
            <w:lang w:val="en-GB"/>
          </w:rPr>
          <w:delText>An example of a floating point number is ‘123.34567’. In computer code this is a different type of data to say an integer such as ‘123’ or a fixed point monetary amount such as ‘123.45’.</w:delText>
        </w:r>
      </w:del>
    </w:p>
  </w:footnote>
  <w:footnote w:id="4">
    <w:p w:rsidR="007858F2" w:rsidRPr="00390206" w:rsidRDefault="007858F2">
      <w:pPr>
        <w:pStyle w:val="FootnoteText"/>
        <w:rPr>
          <w:lang w:val="en-GB"/>
        </w:rPr>
      </w:pPr>
      <w:r>
        <w:rPr>
          <w:rStyle w:val="FootnoteReference"/>
        </w:rPr>
        <w:footnoteRef/>
      </w:r>
      <w:r>
        <w:t xml:space="preserve"> </w:t>
      </w:r>
      <w:ins w:id="226" w:author="Ruffle" w:date="2013-07-31T11:44:00Z">
        <w:r w:rsidRPr="00386473">
          <w:t>http://www.cepr.net/index.php/blogs/beat-the-press/how-much-unemployment-was-caused-by-reinhart-and-rogoffs-arithmetic-mistake</w:t>
        </w:r>
      </w:ins>
      <w:del w:id="227" w:author="Ruffle" w:date="2013-07-31T11:44:00Z">
        <w:r w:rsidDel="007B3217">
          <w:delText>Reinhart and Rogoff</w:delText>
        </w:r>
      </w:del>
    </w:p>
  </w:footnote>
  <w:footnote w:id="5">
    <w:p w:rsidR="007858F2" w:rsidRPr="005216E2" w:rsidRDefault="007858F2" w:rsidP="00E762E9">
      <w:pPr>
        <w:pStyle w:val="FootnoteText"/>
        <w:rPr>
          <w:lang w:val="en-GB"/>
        </w:rPr>
      </w:pPr>
      <w:r>
        <w:rPr>
          <w:rStyle w:val="FootnoteReference"/>
        </w:rPr>
        <w:footnoteRef/>
      </w:r>
      <w:r>
        <w:t xml:space="preserve"> National Australia Bank (</w:t>
      </w:r>
      <w:r w:rsidRPr="005216E2">
        <w:t>http://c3integrity.com/blog/posts/the-cost-of-bad-data</w:t>
      </w:r>
      <w:r>
        <w:t>)</w:t>
      </w:r>
    </w:p>
  </w:footnote>
  <w:footnote w:id="6">
    <w:p w:rsidR="007858F2" w:rsidRPr="00417CDC" w:rsidRDefault="007858F2">
      <w:pPr>
        <w:pStyle w:val="FootnoteText"/>
        <w:rPr>
          <w:lang w:val="en-GB"/>
        </w:rPr>
      </w:pPr>
      <w:r>
        <w:rPr>
          <w:rStyle w:val="FootnoteReference"/>
        </w:rPr>
        <w:footnoteRef/>
      </w:r>
      <w:r>
        <w:t xml:space="preserve"> </w:t>
      </w:r>
      <w:ins w:id="238" w:author="Ruffle" w:date="2013-08-23T14:18:00Z">
        <w:r>
          <w:t>‘</w:t>
        </w:r>
      </w:ins>
      <w:r>
        <w:t xml:space="preserve">Flash Crash </w:t>
      </w:r>
      <w:ins w:id="239" w:author="Ruffle" w:date="2013-08-23T14:18:00Z">
        <w:r>
          <w:t xml:space="preserve">of 2:45’ Unexplained 9% drop, </w:t>
        </w:r>
      </w:ins>
      <w:r>
        <w:t>US Stock Market 6</w:t>
      </w:r>
      <w:r w:rsidRPr="008259C7">
        <w:rPr>
          <w:vertAlign w:val="superscript"/>
        </w:rPr>
        <w:t>th</w:t>
      </w:r>
      <w:r>
        <w:t xml:space="preserve"> May 2010</w:t>
      </w:r>
    </w:p>
  </w:footnote>
  <w:footnote w:id="7">
    <w:p w:rsidR="007858F2" w:rsidRPr="007858F2" w:rsidRDefault="007858F2">
      <w:pPr>
        <w:pStyle w:val="FootnoteText"/>
        <w:rPr>
          <w:lang w:val="en-GB"/>
          <w:rPrChange w:id="253" w:author="Ruffle" w:date="2013-08-23T15:47:00Z">
            <w:rPr/>
          </w:rPrChange>
        </w:rPr>
      </w:pPr>
      <w:ins w:id="254" w:author="Ruffle" w:date="2013-08-23T15:47:00Z">
        <w:r>
          <w:rPr>
            <w:rStyle w:val="FootnoteReference"/>
          </w:rPr>
          <w:footnoteRef/>
        </w:r>
        <w:r>
          <w:t xml:space="preserve"> </w:t>
        </w:r>
        <w:r>
          <w:rPr>
            <w:lang w:val="en-GB"/>
          </w:rPr>
          <w:t xml:space="preserve">Knight Capital Group 2012 - </w:t>
        </w:r>
      </w:ins>
      <w:ins w:id="255" w:author="Ruffle" w:date="2013-08-23T15:54:00Z">
        <w:r w:rsidRPr="007858F2">
          <w:rPr>
            <w:lang w:val="en-GB"/>
          </w:rPr>
          <w:t>http://dealbook.nytimes.com/2012/08/02/knight-capital-says-trading-mishap-cost-it-440-million/</w:t>
        </w:r>
      </w:ins>
    </w:p>
  </w:footnote>
  <w:footnote w:id="8">
    <w:p w:rsidR="007858F2" w:rsidRPr="00793D15" w:rsidRDefault="007858F2">
      <w:pPr>
        <w:pStyle w:val="FootnoteText"/>
        <w:rPr>
          <w:lang w:val="en-GB"/>
        </w:rPr>
      </w:pPr>
      <w:r>
        <w:rPr>
          <w:rStyle w:val="FootnoteReference"/>
        </w:rPr>
        <w:footnoteRef/>
      </w:r>
      <w:r>
        <w:t xml:space="preserve"> AXA Rosenburg (</w:t>
      </w:r>
      <w:hyperlink r:id="rId1" w:history="1">
        <w:r w:rsidRPr="00717DF0">
          <w:rPr>
            <w:rStyle w:val="Hyperlink"/>
          </w:rPr>
          <w:t>http://www.eusprig.org/horror-stories.htm</w:t>
        </w:r>
      </w:hyperlink>
      <w:r>
        <w:t>)</w:t>
      </w:r>
    </w:p>
  </w:footnote>
  <w:footnote w:id="9">
    <w:p w:rsidR="007858F2" w:rsidRPr="00793D15" w:rsidRDefault="007858F2">
      <w:pPr>
        <w:pStyle w:val="FootnoteText"/>
        <w:rPr>
          <w:lang w:val="en-GB"/>
        </w:rPr>
      </w:pPr>
      <w:r>
        <w:rPr>
          <w:rStyle w:val="FootnoteReference"/>
        </w:rPr>
        <w:footnoteRef/>
      </w:r>
      <w:r>
        <w:t xml:space="preserve"> AstraZenica (</w:t>
      </w:r>
      <w:r w:rsidRPr="00793D15">
        <w:t>http://uk.reuters.com/article/2012/01/09/uk-astrazeneca-idUKTRE8080BX20120109</w:t>
      </w:r>
      <w:r>
        <w:t>)</w:t>
      </w:r>
    </w:p>
  </w:footnote>
  <w:footnote w:id="10">
    <w:p w:rsidR="007858F2" w:rsidRPr="004F1B07" w:rsidRDefault="007858F2">
      <w:pPr>
        <w:pStyle w:val="FootnoteText"/>
        <w:rPr>
          <w:lang w:val="en-GB"/>
        </w:rPr>
      </w:pPr>
      <w:r>
        <w:rPr>
          <w:rStyle w:val="FootnoteReference"/>
        </w:rPr>
        <w:footnoteRef/>
      </w:r>
      <w:r>
        <w:t xml:space="preserve"> Locog / Ticketmaster “</w:t>
      </w:r>
      <w:r w:rsidRPr="00510C37">
        <w:t>Spreadsheets behind Olympic data misentry</w:t>
      </w:r>
      <w:r>
        <w:t>”(</w:t>
      </w:r>
      <w:r w:rsidRPr="004F1B07">
        <w:t>http://www.eusprig.org/horror-stories.htm</w:t>
      </w:r>
      <w:r>
        <w:t>)</w:t>
      </w:r>
    </w:p>
  </w:footnote>
  <w:footnote w:id="11">
    <w:p w:rsidR="007858F2" w:rsidRPr="00B57D14" w:rsidRDefault="007858F2">
      <w:pPr>
        <w:pStyle w:val="FootnoteText"/>
        <w:rPr>
          <w:lang w:val="en-GB"/>
        </w:rPr>
      </w:pPr>
      <w:r>
        <w:rPr>
          <w:rStyle w:val="FootnoteReference"/>
        </w:rPr>
        <w:footnoteRef/>
      </w:r>
      <w:r>
        <w:t xml:space="preserve"> Mouchel – (</w:t>
      </w:r>
      <w:r w:rsidRPr="00B57D14">
        <w:t>http://www.express.co.uk/posts/view/276053/Mouchel-profits-blow</w:t>
      </w:r>
      <w:r>
        <w:t>)</w:t>
      </w:r>
    </w:p>
  </w:footnote>
  <w:footnote w:id="12">
    <w:p w:rsidR="007858F2" w:rsidRPr="00B57D14" w:rsidRDefault="007858F2">
      <w:pPr>
        <w:pStyle w:val="FootnoteText"/>
        <w:rPr>
          <w:lang w:val="en-GB"/>
        </w:rPr>
      </w:pPr>
      <w:r>
        <w:rPr>
          <w:rStyle w:val="FootnoteReference"/>
        </w:rPr>
        <w:footnoteRef/>
      </w:r>
      <w:r>
        <w:t xml:space="preserve"> Transalta – (</w:t>
      </w:r>
      <w:r w:rsidRPr="00B57D14">
        <w:t>http://www.globeinvestor.com/servlet/ArticleNews/story/ROC/20030603/2003-06-03T232028Z_01_N03354432_RTRIDST_0_BUSINESS-ENERGY-TRANSALTA-COL</w:t>
      </w:r>
      <w:r>
        <w:t>)</w:t>
      </w:r>
    </w:p>
  </w:footnote>
  <w:footnote w:id="13">
    <w:p w:rsidR="007858F2" w:rsidRPr="008C6206" w:rsidRDefault="007858F2">
      <w:pPr>
        <w:pStyle w:val="FootnoteText"/>
        <w:rPr>
          <w:lang w:val="en-GB"/>
          <w:rPrChange w:id="269" w:author="Ruffle" w:date="2013-07-31T11:33:00Z">
            <w:rPr/>
          </w:rPrChange>
        </w:rPr>
      </w:pPr>
      <w:ins w:id="270" w:author="Ruffle" w:date="2013-07-31T11:33:00Z">
        <w:r>
          <w:rPr>
            <w:rStyle w:val="FootnoteReference"/>
          </w:rPr>
          <w:footnoteRef/>
        </w:r>
        <w:r>
          <w:t xml:space="preserve"> </w:t>
        </w:r>
        <w:r>
          <w:rPr>
            <w:lang w:val="en-GB"/>
          </w:rPr>
          <w:t>See reference</w:t>
        </w:r>
      </w:ins>
      <w:ins w:id="271" w:author="Ruffle" w:date="2013-07-31T11:47:00Z">
        <w:r>
          <w:rPr>
            <w:lang w:val="en-GB"/>
          </w:rPr>
          <w:t xml:space="preserve"> [19]</w:t>
        </w:r>
      </w:ins>
    </w:p>
  </w:footnote>
  <w:footnote w:id="14">
    <w:p w:rsidR="007858F2" w:rsidRPr="008C6206" w:rsidRDefault="007858F2">
      <w:pPr>
        <w:pStyle w:val="FootnoteText"/>
        <w:rPr>
          <w:lang w:val="en-GB"/>
          <w:rPrChange w:id="280" w:author="Ruffle" w:date="2013-07-31T11:33:00Z">
            <w:rPr/>
          </w:rPrChange>
        </w:rPr>
      </w:pPr>
      <w:ins w:id="281" w:author="Ruffle" w:date="2013-07-31T11:33:00Z">
        <w:r>
          <w:rPr>
            <w:rStyle w:val="FootnoteReference"/>
          </w:rPr>
          <w:footnoteRef/>
        </w:r>
        <w:r>
          <w:t xml:space="preserve"> </w:t>
        </w:r>
        <w:r>
          <w:rPr>
            <w:lang w:val="en-GB"/>
          </w:rPr>
          <w:t>See reference</w:t>
        </w:r>
      </w:ins>
      <w:ins w:id="282" w:author="Ruffle" w:date="2013-07-31T11:47:00Z">
        <w:r>
          <w:rPr>
            <w:lang w:val="en-GB"/>
          </w:rPr>
          <w:t xml:space="preserve"> [19]</w:t>
        </w:r>
      </w:ins>
    </w:p>
  </w:footnote>
  <w:footnote w:id="15">
    <w:p w:rsidR="007858F2" w:rsidRPr="008C6206" w:rsidRDefault="007858F2">
      <w:pPr>
        <w:pStyle w:val="FootnoteText"/>
        <w:rPr>
          <w:lang w:val="en-GB"/>
          <w:rPrChange w:id="291" w:author="Ruffle" w:date="2013-07-31T11:33:00Z">
            <w:rPr/>
          </w:rPrChange>
        </w:rPr>
      </w:pPr>
      <w:ins w:id="292" w:author="Ruffle" w:date="2013-07-31T11:33:00Z">
        <w:r>
          <w:rPr>
            <w:rStyle w:val="FootnoteReference"/>
          </w:rPr>
          <w:footnoteRef/>
        </w:r>
        <w:r>
          <w:t xml:space="preserve"> </w:t>
        </w:r>
        <w:r>
          <w:rPr>
            <w:lang w:val="en-GB"/>
          </w:rPr>
          <w:t>See reference</w:t>
        </w:r>
      </w:ins>
      <w:ins w:id="293" w:author="Ruffle" w:date="2013-07-31T11:47:00Z">
        <w:r>
          <w:rPr>
            <w:lang w:val="en-GB"/>
          </w:rPr>
          <w:t xml:space="preserve"> [19]</w:t>
        </w:r>
      </w:ins>
    </w:p>
  </w:footnote>
  <w:footnote w:id="16">
    <w:p w:rsidR="007858F2" w:rsidRPr="009359F8" w:rsidRDefault="007858F2">
      <w:pPr>
        <w:pStyle w:val="FootnoteText"/>
        <w:rPr>
          <w:lang w:val="en-GB"/>
          <w:rPrChange w:id="299" w:author="Ruffle" w:date="2013-08-23T11:27:00Z">
            <w:rPr/>
          </w:rPrChange>
        </w:rPr>
      </w:pPr>
      <w:ins w:id="300" w:author="Ruffle" w:date="2013-08-23T11:27:00Z">
        <w:r>
          <w:rPr>
            <w:rStyle w:val="FootnoteReference"/>
          </w:rPr>
          <w:footnoteRef/>
        </w:r>
        <w:r>
          <w:t xml:space="preserve"> </w:t>
        </w:r>
        <w:r>
          <w:rPr>
            <w:lang w:val="en-GB"/>
          </w:rPr>
          <w:t>Xerox</w:t>
        </w:r>
      </w:ins>
      <w:ins w:id="301" w:author="Ruffle" w:date="2013-08-23T11:28:00Z">
        <w:r>
          <w:rPr>
            <w:lang w:val="en-GB"/>
          </w:rPr>
          <w:t xml:space="preserve"> WorkCentre - </w:t>
        </w:r>
      </w:ins>
      <w:ins w:id="302" w:author="Ruffle" w:date="2013-08-23T11:29:00Z">
        <w:r w:rsidRPr="009359F8">
          <w:rPr>
            <w:lang w:val="en-GB"/>
          </w:rPr>
          <w:t>http://www.dkriesel.com/en/blog/2013/0802_xerox-workcentres_are_switching_written_numbers_when_scanning?</w:t>
        </w:r>
      </w:ins>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F2" w:rsidRPr="00E21840" w:rsidRDefault="007858F2" w:rsidP="00B54094">
    <w:pPr>
      <w:pStyle w:val="Header"/>
      <w:jc w:val="center"/>
      <w:rPr>
        <w:rFonts w:ascii="Arial" w:hAnsi="Arial" w:cs="Arial"/>
        <w:color w:val="A50021"/>
        <w:sz w:val="24"/>
        <w:szCs w:val="32"/>
      </w:rPr>
    </w:pPr>
    <w:r w:rsidRPr="005B4938">
      <w:rPr>
        <w:rFonts w:ascii="Arial" w:hAnsi="Arial" w:cs="Arial"/>
        <w:color w:val="A50021"/>
        <w:sz w:val="24"/>
        <w:szCs w:val="32"/>
      </w:rPr>
      <w:t>Cambridge Centre for Risk Studies Working Paper Series</w:t>
    </w:r>
  </w:p>
  <w:p w:rsidR="007858F2" w:rsidRDefault="007858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58F2" w:rsidRPr="00E21840" w:rsidRDefault="007858F2" w:rsidP="00E21840">
    <w:pPr>
      <w:pStyle w:val="Header"/>
      <w:jc w:val="center"/>
      <w:rPr>
        <w:rFonts w:ascii="Arial" w:hAnsi="Arial" w:cs="Arial"/>
        <w:color w:val="A50021"/>
        <w:sz w:val="24"/>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138C"/>
    <w:multiLevelType w:val="hybridMultilevel"/>
    <w:tmpl w:val="32E6FD52"/>
    <w:lvl w:ilvl="0" w:tplc="BDF013C2">
      <w:start w:val="1"/>
      <w:numFmt w:val="bullet"/>
      <w:lvlText w:val=""/>
      <w:lvlJc w:val="left"/>
      <w:pPr>
        <w:tabs>
          <w:tab w:val="num" w:pos="720"/>
        </w:tabs>
        <w:ind w:left="720" w:hanging="360"/>
      </w:pPr>
      <w:rPr>
        <w:rFonts w:ascii="Wingdings" w:hAnsi="Wingdings" w:hint="default"/>
      </w:rPr>
    </w:lvl>
    <w:lvl w:ilvl="1" w:tplc="463CD948" w:tentative="1">
      <w:start w:val="1"/>
      <w:numFmt w:val="bullet"/>
      <w:lvlText w:val=""/>
      <w:lvlJc w:val="left"/>
      <w:pPr>
        <w:tabs>
          <w:tab w:val="num" w:pos="1440"/>
        </w:tabs>
        <w:ind w:left="1440" w:hanging="360"/>
      </w:pPr>
      <w:rPr>
        <w:rFonts w:ascii="Wingdings" w:hAnsi="Wingdings" w:hint="default"/>
      </w:rPr>
    </w:lvl>
    <w:lvl w:ilvl="2" w:tplc="3D3E0522" w:tentative="1">
      <w:start w:val="1"/>
      <w:numFmt w:val="bullet"/>
      <w:lvlText w:val=""/>
      <w:lvlJc w:val="left"/>
      <w:pPr>
        <w:tabs>
          <w:tab w:val="num" w:pos="2160"/>
        </w:tabs>
        <w:ind w:left="2160" w:hanging="360"/>
      </w:pPr>
      <w:rPr>
        <w:rFonts w:ascii="Wingdings" w:hAnsi="Wingdings" w:hint="default"/>
      </w:rPr>
    </w:lvl>
    <w:lvl w:ilvl="3" w:tplc="53CAE3DE" w:tentative="1">
      <w:start w:val="1"/>
      <w:numFmt w:val="bullet"/>
      <w:lvlText w:val=""/>
      <w:lvlJc w:val="left"/>
      <w:pPr>
        <w:tabs>
          <w:tab w:val="num" w:pos="2880"/>
        </w:tabs>
        <w:ind w:left="2880" w:hanging="360"/>
      </w:pPr>
      <w:rPr>
        <w:rFonts w:ascii="Wingdings" w:hAnsi="Wingdings" w:hint="default"/>
      </w:rPr>
    </w:lvl>
    <w:lvl w:ilvl="4" w:tplc="575865C2" w:tentative="1">
      <w:start w:val="1"/>
      <w:numFmt w:val="bullet"/>
      <w:lvlText w:val=""/>
      <w:lvlJc w:val="left"/>
      <w:pPr>
        <w:tabs>
          <w:tab w:val="num" w:pos="3600"/>
        </w:tabs>
        <w:ind w:left="3600" w:hanging="360"/>
      </w:pPr>
      <w:rPr>
        <w:rFonts w:ascii="Wingdings" w:hAnsi="Wingdings" w:hint="default"/>
      </w:rPr>
    </w:lvl>
    <w:lvl w:ilvl="5" w:tplc="20524EF8" w:tentative="1">
      <w:start w:val="1"/>
      <w:numFmt w:val="bullet"/>
      <w:lvlText w:val=""/>
      <w:lvlJc w:val="left"/>
      <w:pPr>
        <w:tabs>
          <w:tab w:val="num" w:pos="4320"/>
        </w:tabs>
        <w:ind w:left="4320" w:hanging="360"/>
      </w:pPr>
      <w:rPr>
        <w:rFonts w:ascii="Wingdings" w:hAnsi="Wingdings" w:hint="default"/>
      </w:rPr>
    </w:lvl>
    <w:lvl w:ilvl="6" w:tplc="DA185D74" w:tentative="1">
      <w:start w:val="1"/>
      <w:numFmt w:val="bullet"/>
      <w:lvlText w:val=""/>
      <w:lvlJc w:val="left"/>
      <w:pPr>
        <w:tabs>
          <w:tab w:val="num" w:pos="5040"/>
        </w:tabs>
        <w:ind w:left="5040" w:hanging="360"/>
      </w:pPr>
      <w:rPr>
        <w:rFonts w:ascii="Wingdings" w:hAnsi="Wingdings" w:hint="default"/>
      </w:rPr>
    </w:lvl>
    <w:lvl w:ilvl="7" w:tplc="84309146" w:tentative="1">
      <w:start w:val="1"/>
      <w:numFmt w:val="bullet"/>
      <w:lvlText w:val=""/>
      <w:lvlJc w:val="left"/>
      <w:pPr>
        <w:tabs>
          <w:tab w:val="num" w:pos="5760"/>
        </w:tabs>
        <w:ind w:left="5760" w:hanging="360"/>
      </w:pPr>
      <w:rPr>
        <w:rFonts w:ascii="Wingdings" w:hAnsi="Wingdings" w:hint="default"/>
      </w:rPr>
    </w:lvl>
    <w:lvl w:ilvl="8" w:tplc="D5AA93D0" w:tentative="1">
      <w:start w:val="1"/>
      <w:numFmt w:val="bullet"/>
      <w:lvlText w:val=""/>
      <w:lvlJc w:val="left"/>
      <w:pPr>
        <w:tabs>
          <w:tab w:val="num" w:pos="6480"/>
        </w:tabs>
        <w:ind w:left="6480" w:hanging="360"/>
      </w:pPr>
      <w:rPr>
        <w:rFonts w:ascii="Wingdings" w:hAnsi="Wingdings" w:hint="default"/>
      </w:rPr>
    </w:lvl>
  </w:abstractNum>
  <w:abstractNum w:abstractNumId="1">
    <w:nsid w:val="08990533"/>
    <w:multiLevelType w:val="multilevel"/>
    <w:tmpl w:val="6EC04D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8AE35B4"/>
    <w:multiLevelType w:val="hybridMultilevel"/>
    <w:tmpl w:val="D0C49F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12556D22"/>
    <w:multiLevelType w:val="hybridMultilevel"/>
    <w:tmpl w:val="1284A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37D67D7"/>
    <w:multiLevelType w:val="hybridMultilevel"/>
    <w:tmpl w:val="01B242C4"/>
    <w:lvl w:ilvl="0" w:tplc="DC30CE5C">
      <w:start w:val="1"/>
      <w:numFmt w:val="bullet"/>
      <w:lvlText w:val="–"/>
      <w:lvlJc w:val="left"/>
      <w:pPr>
        <w:tabs>
          <w:tab w:val="num" w:pos="720"/>
        </w:tabs>
        <w:ind w:left="720" w:hanging="360"/>
      </w:pPr>
      <w:rPr>
        <w:rFonts w:ascii="Calibri" w:hAnsi="Calibri" w:hint="default"/>
      </w:rPr>
    </w:lvl>
    <w:lvl w:ilvl="1" w:tplc="489635CE">
      <w:start w:val="1"/>
      <w:numFmt w:val="bullet"/>
      <w:lvlText w:val="–"/>
      <w:lvlJc w:val="left"/>
      <w:pPr>
        <w:tabs>
          <w:tab w:val="num" w:pos="1440"/>
        </w:tabs>
        <w:ind w:left="1440" w:hanging="360"/>
      </w:pPr>
      <w:rPr>
        <w:rFonts w:ascii="Calibri" w:hAnsi="Calibri" w:hint="default"/>
      </w:rPr>
    </w:lvl>
    <w:lvl w:ilvl="2" w:tplc="6D7CB924" w:tentative="1">
      <w:start w:val="1"/>
      <w:numFmt w:val="bullet"/>
      <w:lvlText w:val="–"/>
      <w:lvlJc w:val="left"/>
      <w:pPr>
        <w:tabs>
          <w:tab w:val="num" w:pos="2160"/>
        </w:tabs>
        <w:ind w:left="2160" w:hanging="360"/>
      </w:pPr>
      <w:rPr>
        <w:rFonts w:ascii="Calibri" w:hAnsi="Calibri" w:hint="default"/>
      </w:rPr>
    </w:lvl>
    <w:lvl w:ilvl="3" w:tplc="472A6F82" w:tentative="1">
      <w:start w:val="1"/>
      <w:numFmt w:val="bullet"/>
      <w:lvlText w:val="–"/>
      <w:lvlJc w:val="left"/>
      <w:pPr>
        <w:tabs>
          <w:tab w:val="num" w:pos="2880"/>
        </w:tabs>
        <w:ind w:left="2880" w:hanging="360"/>
      </w:pPr>
      <w:rPr>
        <w:rFonts w:ascii="Calibri" w:hAnsi="Calibri" w:hint="default"/>
      </w:rPr>
    </w:lvl>
    <w:lvl w:ilvl="4" w:tplc="373A0F6E" w:tentative="1">
      <w:start w:val="1"/>
      <w:numFmt w:val="bullet"/>
      <w:lvlText w:val="–"/>
      <w:lvlJc w:val="left"/>
      <w:pPr>
        <w:tabs>
          <w:tab w:val="num" w:pos="3600"/>
        </w:tabs>
        <w:ind w:left="3600" w:hanging="360"/>
      </w:pPr>
      <w:rPr>
        <w:rFonts w:ascii="Calibri" w:hAnsi="Calibri" w:hint="default"/>
      </w:rPr>
    </w:lvl>
    <w:lvl w:ilvl="5" w:tplc="371C9472" w:tentative="1">
      <w:start w:val="1"/>
      <w:numFmt w:val="bullet"/>
      <w:lvlText w:val="–"/>
      <w:lvlJc w:val="left"/>
      <w:pPr>
        <w:tabs>
          <w:tab w:val="num" w:pos="4320"/>
        </w:tabs>
        <w:ind w:left="4320" w:hanging="360"/>
      </w:pPr>
      <w:rPr>
        <w:rFonts w:ascii="Calibri" w:hAnsi="Calibri" w:hint="default"/>
      </w:rPr>
    </w:lvl>
    <w:lvl w:ilvl="6" w:tplc="45CACDDE" w:tentative="1">
      <w:start w:val="1"/>
      <w:numFmt w:val="bullet"/>
      <w:lvlText w:val="–"/>
      <w:lvlJc w:val="left"/>
      <w:pPr>
        <w:tabs>
          <w:tab w:val="num" w:pos="5040"/>
        </w:tabs>
        <w:ind w:left="5040" w:hanging="360"/>
      </w:pPr>
      <w:rPr>
        <w:rFonts w:ascii="Calibri" w:hAnsi="Calibri" w:hint="default"/>
      </w:rPr>
    </w:lvl>
    <w:lvl w:ilvl="7" w:tplc="7286DD86" w:tentative="1">
      <w:start w:val="1"/>
      <w:numFmt w:val="bullet"/>
      <w:lvlText w:val="–"/>
      <w:lvlJc w:val="left"/>
      <w:pPr>
        <w:tabs>
          <w:tab w:val="num" w:pos="5760"/>
        </w:tabs>
        <w:ind w:left="5760" w:hanging="360"/>
      </w:pPr>
      <w:rPr>
        <w:rFonts w:ascii="Calibri" w:hAnsi="Calibri" w:hint="default"/>
      </w:rPr>
    </w:lvl>
    <w:lvl w:ilvl="8" w:tplc="17C0A000" w:tentative="1">
      <w:start w:val="1"/>
      <w:numFmt w:val="bullet"/>
      <w:lvlText w:val="–"/>
      <w:lvlJc w:val="left"/>
      <w:pPr>
        <w:tabs>
          <w:tab w:val="num" w:pos="6480"/>
        </w:tabs>
        <w:ind w:left="6480" w:hanging="360"/>
      </w:pPr>
      <w:rPr>
        <w:rFonts w:ascii="Calibri" w:hAnsi="Calibri" w:hint="default"/>
      </w:rPr>
    </w:lvl>
  </w:abstractNum>
  <w:abstractNum w:abstractNumId="5">
    <w:nsid w:val="1BBC2CB9"/>
    <w:multiLevelType w:val="hybridMultilevel"/>
    <w:tmpl w:val="F660648E"/>
    <w:lvl w:ilvl="0" w:tplc="AC4429E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BC0392A"/>
    <w:multiLevelType w:val="hybridMultilevel"/>
    <w:tmpl w:val="6E901824"/>
    <w:lvl w:ilvl="0" w:tplc="72C8BB50">
      <w:start w:val="1"/>
      <w:numFmt w:val="bullet"/>
      <w:lvlText w:val=""/>
      <w:lvlJc w:val="left"/>
      <w:pPr>
        <w:tabs>
          <w:tab w:val="num" w:pos="720"/>
        </w:tabs>
        <w:ind w:left="720" w:hanging="360"/>
      </w:pPr>
      <w:rPr>
        <w:rFonts w:ascii="Wingdings" w:hAnsi="Wingdings" w:hint="default"/>
      </w:rPr>
    </w:lvl>
    <w:lvl w:ilvl="1" w:tplc="99CA77A0" w:tentative="1">
      <w:start w:val="1"/>
      <w:numFmt w:val="bullet"/>
      <w:lvlText w:val=""/>
      <w:lvlJc w:val="left"/>
      <w:pPr>
        <w:tabs>
          <w:tab w:val="num" w:pos="1440"/>
        </w:tabs>
        <w:ind w:left="1440" w:hanging="360"/>
      </w:pPr>
      <w:rPr>
        <w:rFonts w:ascii="Wingdings" w:hAnsi="Wingdings" w:hint="default"/>
      </w:rPr>
    </w:lvl>
    <w:lvl w:ilvl="2" w:tplc="B6324BF2" w:tentative="1">
      <w:start w:val="1"/>
      <w:numFmt w:val="bullet"/>
      <w:lvlText w:val=""/>
      <w:lvlJc w:val="left"/>
      <w:pPr>
        <w:tabs>
          <w:tab w:val="num" w:pos="2160"/>
        </w:tabs>
        <w:ind w:left="2160" w:hanging="360"/>
      </w:pPr>
      <w:rPr>
        <w:rFonts w:ascii="Wingdings" w:hAnsi="Wingdings" w:hint="default"/>
      </w:rPr>
    </w:lvl>
    <w:lvl w:ilvl="3" w:tplc="0D5E1F32" w:tentative="1">
      <w:start w:val="1"/>
      <w:numFmt w:val="bullet"/>
      <w:lvlText w:val=""/>
      <w:lvlJc w:val="left"/>
      <w:pPr>
        <w:tabs>
          <w:tab w:val="num" w:pos="2880"/>
        </w:tabs>
        <w:ind w:left="2880" w:hanging="360"/>
      </w:pPr>
      <w:rPr>
        <w:rFonts w:ascii="Wingdings" w:hAnsi="Wingdings" w:hint="default"/>
      </w:rPr>
    </w:lvl>
    <w:lvl w:ilvl="4" w:tplc="4A54D232" w:tentative="1">
      <w:start w:val="1"/>
      <w:numFmt w:val="bullet"/>
      <w:lvlText w:val=""/>
      <w:lvlJc w:val="left"/>
      <w:pPr>
        <w:tabs>
          <w:tab w:val="num" w:pos="3600"/>
        </w:tabs>
        <w:ind w:left="3600" w:hanging="360"/>
      </w:pPr>
      <w:rPr>
        <w:rFonts w:ascii="Wingdings" w:hAnsi="Wingdings" w:hint="default"/>
      </w:rPr>
    </w:lvl>
    <w:lvl w:ilvl="5" w:tplc="6A129162" w:tentative="1">
      <w:start w:val="1"/>
      <w:numFmt w:val="bullet"/>
      <w:lvlText w:val=""/>
      <w:lvlJc w:val="left"/>
      <w:pPr>
        <w:tabs>
          <w:tab w:val="num" w:pos="4320"/>
        </w:tabs>
        <w:ind w:left="4320" w:hanging="360"/>
      </w:pPr>
      <w:rPr>
        <w:rFonts w:ascii="Wingdings" w:hAnsi="Wingdings" w:hint="default"/>
      </w:rPr>
    </w:lvl>
    <w:lvl w:ilvl="6" w:tplc="D4705CCC" w:tentative="1">
      <w:start w:val="1"/>
      <w:numFmt w:val="bullet"/>
      <w:lvlText w:val=""/>
      <w:lvlJc w:val="left"/>
      <w:pPr>
        <w:tabs>
          <w:tab w:val="num" w:pos="5040"/>
        </w:tabs>
        <w:ind w:left="5040" w:hanging="360"/>
      </w:pPr>
      <w:rPr>
        <w:rFonts w:ascii="Wingdings" w:hAnsi="Wingdings" w:hint="default"/>
      </w:rPr>
    </w:lvl>
    <w:lvl w:ilvl="7" w:tplc="7C344A76" w:tentative="1">
      <w:start w:val="1"/>
      <w:numFmt w:val="bullet"/>
      <w:lvlText w:val=""/>
      <w:lvlJc w:val="left"/>
      <w:pPr>
        <w:tabs>
          <w:tab w:val="num" w:pos="5760"/>
        </w:tabs>
        <w:ind w:left="5760" w:hanging="360"/>
      </w:pPr>
      <w:rPr>
        <w:rFonts w:ascii="Wingdings" w:hAnsi="Wingdings" w:hint="default"/>
      </w:rPr>
    </w:lvl>
    <w:lvl w:ilvl="8" w:tplc="04F81466" w:tentative="1">
      <w:start w:val="1"/>
      <w:numFmt w:val="bullet"/>
      <w:lvlText w:val=""/>
      <w:lvlJc w:val="left"/>
      <w:pPr>
        <w:tabs>
          <w:tab w:val="num" w:pos="6480"/>
        </w:tabs>
        <w:ind w:left="6480" w:hanging="360"/>
      </w:pPr>
      <w:rPr>
        <w:rFonts w:ascii="Wingdings" w:hAnsi="Wingdings" w:hint="default"/>
      </w:rPr>
    </w:lvl>
  </w:abstractNum>
  <w:abstractNum w:abstractNumId="7">
    <w:nsid w:val="1CED5C19"/>
    <w:multiLevelType w:val="hybridMultilevel"/>
    <w:tmpl w:val="963CE8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E555260"/>
    <w:multiLevelType w:val="hybridMultilevel"/>
    <w:tmpl w:val="E3362E70"/>
    <w:lvl w:ilvl="0" w:tplc="00B47B30">
      <w:start w:val="1"/>
      <w:numFmt w:val="bullet"/>
      <w:lvlText w:val=""/>
      <w:lvlJc w:val="left"/>
      <w:pPr>
        <w:tabs>
          <w:tab w:val="num" w:pos="720"/>
        </w:tabs>
        <w:ind w:left="720" w:hanging="360"/>
      </w:pPr>
      <w:rPr>
        <w:rFonts w:ascii="Wingdings" w:hAnsi="Wingdings" w:hint="default"/>
      </w:rPr>
    </w:lvl>
    <w:lvl w:ilvl="1" w:tplc="6FCC5972" w:tentative="1">
      <w:start w:val="1"/>
      <w:numFmt w:val="bullet"/>
      <w:lvlText w:val=""/>
      <w:lvlJc w:val="left"/>
      <w:pPr>
        <w:tabs>
          <w:tab w:val="num" w:pos="1440"/>
        </w:tabs>
        <w:ind w:left="1440" w:hanging="360"/>
      </w:pPr>
      <w:rPr>
        <w:rFonts w:ascii="Wingdings" w:hAnsi="Wingdings" w:hint="default"/>
      </w:rPr>
    </w:lvl>
    <w:lvl w:ilvl="2" w:tplc="0224695A" w:tentative="1">
      <w:start w:val="1"/>
      <w:numFmt w:val="bullet"/>
      <w:lvlText w:val=""/>
      <w:lvlJc w:val="left"/>
      <w:pPr>
        <w:tabs>
          <w:tab w:val="num" w:pos="2160"/>
        </w:tabs>
        <w:ind w:left="2160" w:hanging="360"/>
      </w:pPr>
      <w:rPr>
        <w:rFonts w:ascii="Wingdings" w:hAnsi="Wingdings" w:hint="default"/>
      </w:rPr>
    </w:lvl>
    <w:lvl w:ilvl="3" w:tplc="41049AA8" w:tentative="1">
      <w:start w:val="1"/>
      <w:numFmt w:val="bullet"/>
      <w:lvlText w:val=""/>
      <w:lvlJc w:val="left"/>
      <w:pPr>
        <w:tabs>
          <w:tab w:val="num" w:pos="2880"/>
        </w:tabs>
        <w:ind w:left="2880" w:hanging="360"/>
      </w:pPr>
      <w:rPr>
        <w:rFonts w:ascii="Wingdings" w:hAnsi="Wingdings" w:hint="default"/>
      </w:rPr>
    </w:lvl>
    <w:lvl w:ilvl="4" w:tplc="9B627792" w:tentative="1">
      <w:start w:val="1"/>
      <w:numFmt w:val="bullet"/>
      <w:lvlText w:val=""/>
      <w:lvlJc w:val="left"/>
      <w:pPr>
        <w:tabs>
          <w:tab w:val="num" w:pos="3600"/>
        </w:tabs>
        <w:ind w:left="3600" w:hanging="360"/>
      </w:pPr>
      <w:rPr>
        <w:rFonts w:ascii="Wingdings" w:hAnsi="Wingdings" w:hint="default"/>
      </w:rPr>
    </w:lvl>
    <w:lvl w:ilvl="5" w:tplc="8D50C186" w:tentative="1">
      <w:start w:val="1"/>
      <w:numFmt w:val="bullet"/>
      <w:lvlText w:val=""/>
      <w:lvlJc w:val="left"/>
      <w:pPr>
        <w:tabs>
          <w:tab w:val="num" w:pos="4320"/>
        </w:tabs>
        <w:ind w:left="4320" w:hanging="360"/>
      </w:pPr>
      <w:rPr>
        <w:rFonts w:ascii="Wingdings" w:hAnsi="Wingdings" w:hint="default"/>
      </w:rPr>
    </w:lvl>
    <w:lvl w:ilvl="6" w:tplc="EE561488" w:tentative="1">
      <w:start w:val="1"/>
      <w:numFmt w:val="bullet"/>
      <w:lvlText w:val=""/>
      <w:lvlJc w:val="left"/>
      <w:pPr>
        <w:tabs>
          <w:tab w:val="num" w:pos="5040"/>
        </w:tabs>
        <w:ind w:left="5040" w:hanging="360"/>
      </w:pPr>
      <w:rPr>
        <w:rFonts w:ascii="Wingdings" w:hAnsi="Wingdings" w:hint="default"/>
      </w:rPr>
    </w:lvl>
    <w:lvl w:ilvl="7" w:tplc="F2788B36" w:tentative="1">
      <w:start w:val="1"/>
      <w:numFmt w:val="bullet"/>
      <w:lvlText w:val=""/>
      <w:lvlJc w:val="left"/>
      <w:pPr>
        <w:tabs>
          <w:tab w:val="num" w:pos="5760"/>
        </w:tabs>
        <w:ind w:left="5760" w:hanging="360"/>
      </w:pPr>
      <w:rPr>
        <w:rFonts w:ascii="Wingdings" w:hAnsi="Wingdings" w:hint="default"/>
      </w:rPr>
    </w:lvl>
    <w:lvl w:ilvl="8" w:tplc="386C06DC" w:tentative="1">
      <w:start w:val="1"/>
      <w:numFmt w:val="bullet"/>
      <w:lvlText w:val=""/>
      <w:lvlJc w:val="left"/>
      <w:pPr>
        <w:tabs>
          <w:tab w:val="num" w:pos="6480"/>
        </w:tabs>
        <w:ind w:left="6480" w:hanging="360"/>
      </w:pPr>
      <w:rPr>
        <w:rFonts w:ascii="Wingdings" w:hAnsi="Wingdings" w:hint="default"/>
      </w:rPr>
    </w:lvl>
  </w:abstractNum>
  <w:abstractNum w:abstractNumId="9">
    <w:nsid w:val="202A313E"/>
    <w:multiLevelType w:val="hybridMultilevel"/>
    <w:tmpl w:val="BAF4B06E"/>
    <w:lvl w:ilvl="0" w:tplc="F15AD03A">
      <w:start w:val="1"/>
      <w:numFmt w:val="bullet"/>
      <w:lvlText w:val=""/>
      <w:lvlJc w:val="left"/>
      <w:pPr>
        <w:tabs>
          <w:tab w:val="num" w:pos="3240"/>
        </w:tabs>
        <w:ind w:left="3240" w:hanging="360"/>
      </w:pPr>
      <w:rPr>
        <w:rFonts w:ascii="Wingdings" w:hAnsi="Wingdings" w:hint="default"/>
      </w:rPr>
    </w:lvl>
    <w:lvl w:ilvl="1" w:tplc="C2EAFF22" w:tentative="1">
      <w:start w:val="1"/>
      <w:numFmt w:val="bullet"/>
      <w:lvlText w:val=""/>
      <w:lvlJc w:val="left"/>
      <w:pPr>
        <w:tabs>
          <w:tab w:val="num" w:pos="3960"/>
        </w:tabs>
        <w:ind w:left="3960" w:hanging="360"/>
      </w:pPr>
      <w:rPr>
        <w:rFonts w:ascii="Wingdings" w:hAnsi="Wingdings" w:hint="default"/>
      </w:rPr>
    </w:lvl>
    <w:lvl w:ilvl="2" w:tplc="4CF84916" w:tentative="1">
      <w:start w:val="1"/>
      <w:numFmt w:val="bullet"/>
      <w:lvlText w:val=""/>
      <w:lvlJc w:val="left"/>
      <w:pPr>
        <w:tabs>
          <w:tab w:val="num" w:pos="4680"/>
        </w:tabs>
        <w:ind w:left="4680" w:hanging="360"/>
      </w:pPr>
      <w:rPr>
        <w:rFonts w:ascii="Wingdings" w:hAnsi="Wingdings" w:hint="default"/>
      </w:rPr>
    </w:lvl>
    <w:lvl w:ilvl="3" w:tplc="46546FE4" w:tentative="1">
      <w:start w:val="1"/>
      <w:numFmt w:val="bullet"/>
      <w:lvlText w:val=""/>
      <w:lvlJc w:val="left"/>
      <w:pPr>
        <w:tabs>
          <w:tab w:val="num" w:pos="5400"/>
        </w:tabs>
        <w:ind w:left="5400" w:hanging="360"/>
      </w:pPr>
      <w:rPr>
        <w:rFonts w:ascii="Wingdings" w:hAnsi="Wingdings" w:hint="default"/>
      </w:rPr>
    </w:lvl>
    <w:lvl w:ilvl="4" w:tplc="E0ACD30C" w:tentative="1">
      <w:start w:val="1"/>
      <w:numFmt w:val="bullet"/>
      <w:lvlText w:val=""/>
      <w:lvlJc w:val="left"/>
      <w:pPr>
        <w:tabs>
          <w:tab w:val="num" w:pos="6120"/>
        </w:tabs>
        <w:ind w:left="6120" w:hanging="360"/>
      </w:pPr>
      <w:rPr>
        <w:rFonts w:ascii="Wingdings" w:hAnsi="Wingdings" w:hint="default"/>
      </w:rPr>
    </w:lvl>
    <w:lvl w:ilvl="5" w:tplc="0D06F09E" w:tentative="1">
      <w:start w:val="1"/>
      <w:numFmt w:val="bullet"/>
      <w:lvlText w:val=""/>
      <w:lvlJc w:val="left"/>
      <w:pPr>
        <w:tabs>
          <w:tab w:val="num" w:pos="6840"/>
        </w:tabs>
        <w:ind w:left="6840" w:hanging="360"/>
      </w:pPr>
      <w:rPr>
        <w:rFonts w:ascii="Wingdings" w:hAnsi="Wingdings" w:hint="default"/>
      </w:rPr>
    </w:lvl>
    <w:lvl w:ilvl="6" w:tplc="931E5DEE" w:tentative="1">
      <w:start w:val="1"/>
      <w:numFmt w:val="bullet"/>
      <w:lvlText w:val=""/>
      <w:lvlJc w:val="left"/>
      <w:pPr>
        <w:tabs>
          <w:tab w:val="num" w:pos="7560"/>
        </w:tabs>
        <w:ind w:left="7560" w:hanging="360"/>
      </w:pPr>
      <w:rPr>
        <w:rFonts w:ascii="Wingdings" w:hAnsi="Wingdings" w:hint="default"/>
      </w:rPr>
    </w:lvl>
    <w:lvl w:ilvl="7" w:tplc="CFA69C60" w:tentative="1">
      <w:start w:val="1"/>
      <w:numFmt w:val="bullet"/>
      <w:lvlText w:val=""/>
      <w:lvlJc w:val="left"/>
      <w:pPr>
        <w:tabs>
          <w:tab w:val="num" w:pos="8280"/>
        </w:tabs>
        <w:ind w:left="8280" w:hanging="360"/>
      </w:pPr>
      <w:rPr>
        <w:rFonts w:ascii="Wingdings" w:hAnsi="Wingdings" w:hint="default"/>
      </w:rPr>
    </w:lvl>
    <w:lvl w:ilvl="8" w:tplc="9CC00CF8" w:tentative="1">
      <w:start w:val="1"/>
      <w:numFmt w:val="bullet"/>
      <w:lvlText w:val=""/>
      <w:lvlJc w:val="left"/>
      <w:pPr>
        <w:tabs>
          <w:tab w:val="num" w:pos="9000"/>
        </w:tabs>
        <w:ind w:left="9000" w:hanging="360"/>
      </w:pPr>
      <w:rPr>
        <w:rFonts w:ascii="Wingdings" w:hAnsi="Wingdings" w:hint="default"/>
      </w:rPr>
    </w:lvl>
  </w:abstractNum>
  <w:abstractNum w:abstractNumId="10">
    <w:nsid w:val="205460C5"/>
    <w:multiLevelType w:val="hybridMultilevel"/>
    <w:tmpl w:val="7ADCAA72"/>
    <w:lvl w:ilvl="0" w:tplc="6C849F68">
      <w:start w:val="1"/>
      <w:numFmt w:val="bullet"/>
      <w:lvlText w:val=""/>
      <w:lvlJc w:val="left"/>
      <w:pPr>
        <w:tabs>
          <w:tab w:val="num" w:pos="720"/>
        </w:tabs>
        <w:ind w:left="720" w:hanging="360"/>
      </w:pPr>
      <w:rPr>
        <w:rFonts w:ascii="Wingdings" w:hAnsi="Wingdings" w:hint="default"/>
      </w:rPr>
    </w:lvl>
    <w:lvl w:ilvl="1" w:tplc="D0749F30" w:tentative="1">
      <w:start w:val="1"/>
      <w:numFmt w:val="bullet"/>
      <w:lvlText w:val=""/>
      <w:lvlJc w:val="left"/>
      <w:pPr>
        <w:tabs>
          <w:tab w:val="num" w:pos="1440"/>
        </w:tabs>
        <w:ind w:left="1440" w:hanging="360"/>
      </w:pPr>
      <w:rPr>
        <w:rFonts w:ascii="Wingdings" w:hAnsi="Wingdings" w:hint="default"/>
      </w:rPr>
    </w:lvl>
    <w:lvl w:ilvl="2" w:tplc="79D0A746" w:tentative="1">
      <w:start w:val="1"/>
      <w:numFmt w:val="bullet"/>
      <w:lvlText w:val=""/>
      <w:lvlJc w:val="left"/>
      <w:pPr>
        <w:tabs>
          <w:tab w:val="num" w:pos="2160"/>
        </w:tabs>
        <w:ind w:left="2160" w:hanging="360"/>
      </w:pPr>
      <w:rPr>
        <w:rFonts w:ascii="Wingdings" w:hAnsi="Wingdings" w:hint="default"/>
      </w:rPr>
    </w:lvl>
    <w:lvl w:ilvl="3" w:tplc="BE6CAF4E" w:tentative="1">
      <w:start w:val="1"/>
      <w:numFmt w:val="bullet"/>
      <w:lvlText w:val=""/>
      <w:lvlJc w:val="left"/>
      <w:pPr>
        <w:tabs>
          <w:tab w:val="num" w:pos="2880"/>
        </w:tabs>
        <w:ind w:left="2880" w:hanging="360"/>
      </w:pPr>
      <w:rPr>
        <w:rFonts w:ascii="Wingdings" w:hAnsi="Wingdings" w:hint="default"/>
      </w:rPr>
    </w:lvl>
    <w:lvl w:ilvl="4" w:tplc="CD3AD882" w:tentative="1">
      <w:start w:val="1"/>
      <w:numFmt w:val="bullet"/>
      <w:lvlText w:val=""/>
      <w:lvlJc w:val="left"/>
      <w:pPr>
        <w:tabs>
          <w:tab w:val="num" w:pos="3600"/>
        </w:tabs>
        <w:ind w:left="3600" w:hanging="360"/>
      </w:pPr>
      <w:rPr>
        <w:rFonts w:ascii="Wingdings" w:hAnsi="Wingdings" w:hint="default"/>
      </w:rPr>
    </w:lvl>
    <w:lvl w:ilvl="5" w:tplc="87C4D880" w:tentative="1">
      <w:start w:val="1"/>
      <w:numFmt w:val="bullet"/>
      <w:lvlText w:val=""/>
      <w:lvlJc w:val="left"/>
      <w:pPr>
        <w:tabs>
          <w:tab w:val="num" w:pos="4320"/>
        </w:tabs>
        <w:ind w:left="4320" w:hanging="360"/>
      </w:pPr>
      <w:rPr>
        <w:rFonts w:ascii="Wingdings" w:hAnsi="Wingdings" w:hint="default"/>
      </w:rPr>
    </w:lvl>
    <w:lvl w:ilvl="6" w:tplc="210E71AC" w:tentative="1">
      <w:start w:val="1"/>
      <w:numFmt w:val="bullet"/>
      <w:lvlText w:val=""/>
      <w:lvlJc w:val="left"/>
      <w:pPr>
        <w:tabs>
          <w:tab w:val="num" w:pos="5040"/>
        </w:tabs>
        <w:ind w:left="5040" w:hanging="360"/>
      </w:pPr>
      <w:rPr>
        <w:rFonts w:ascii="Wingdings" w:hAnsi="Wingdings" w:hint="default"/>
      </w:rPr>
    </w:lvl>
    <w:lvl w:ilvl="7" w:tplc="412487C6" w:tentative="1">
      <w:start w:val="1"/>
      <w:numFmt w:val="bullet"/>
      <w:lvlText w:val=""/>
      <w:lvlJc w:val="left"/>
      <w:pPr>
        <w:tabs>
          <w:tab w:val="num" w:pos="5760"/>
        </w:tabs>
        <w:ind w:left="5760" w:hanging="360"/>
      </w:pPr>
      <w:rPr>
        <w:rFonts w:ascii="Wingdings" w:hAnsi="Wingdings" w:hint="default"/>
      </w:rPr>
    </w:lvl>
    <w:lvl w:ilvl="8" w:tplc="31AA99E6" w:tentative="1">
      <w:start w:val="1"/>
      <w:numFmt w:val="bullet"/>
      <w:lvlText w:val=""/>
      <w:lvlJc w:val="left"/>
      <w:pPr>
        <w:tabs>
          <w:tab w:val="num" w:pos="6480"/>
        </w:tabs>
        <w:ind w:left="6480" w:hanging="360"/>
      </w:pPr>
      <w:rPr>
        <w:rFonts w:ascii="Wingdings" w:hAnsi="Wingdings" w:hint="default"/>
      </w:rPr>
    </w:lvl>
  </w:abstractNum>
  <w:abstractNum w:abstractNumId="11">
    <w:nsid w:val="298C1FC6"/>
    <w:multiLevelType w:val="hybridMultilevel"/>
    <w:tmpl w:val="447EE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1B6B68"/>
    <w:multiLevelType w:val="hybridMultilevel"/>
    <w:tmpl w:val="6D1E72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30E61FEB"/>
    <w:multiLevelType w:val="hybridMultilevel"/>
    <w:tmpl w:val="81A6301C"/>
    <w:lvl w:ilvl="0" w:tplc="421EE6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3F631A8"/>
    <w:multiLevelType w:val="hybridMultilevel"/>
    <w:tmpl w:val="5560D918"/>
    <w:lvl w:ilvl="0" w:tplc="2988C838">
      <w:start w:val="1"/>
      <w:numFmt w:val="decimal"/>
      <w:lvlText w:val="%1."/>
      <w:lvlJc w:val="left"/>
      <w:pPr>
        <w:tabs>
          <w:tab w:val="num" w:pos="720"/>
        </w:tabs>
        <w:ind w:left="720" w:hanging="360"/>
      </w:pPr>
    </w:lvl>
    <w:lvl w:ilvl="1" w:tplc="8F2AD580" w:tentative="1">
      <w:start w:val="1"/>
      <w:numFmt w:val="decimal"/>
      <w:lvlText w:val="%2."/>
      <w:lvlJc w:val="left"/>
      <w:pPr>
        <w:tabs>
          <w:tab w:val="num" w:pos="1440"/>
        </w:tabs>
        <w:ind w:left="1440" w:hanging="360"/>
      </w:pPr>
    </w:lvl>
    <w:lvl w:ilvl="2" w:tplc="4E0A6CFE" w:tentative="1">
      <w:start w:val="1"/>
      <w:numFmt w:val="decimal"/>
      <w:lvlText w:val="%3."/>
      <w:lvlJc w:val="left"/>
      <w:pPr>
        <w:tabs>
          <w:tab w:val="num" w:pos="2160"/>
        </w:tabs>
        <w:ind w:left="2160" w:hanging="360"/>
      </w:pPr>
    </w:lvl>
    <w:lvl w:ilvl="3" w:tplc="D0724A0E" w:tentative="1">
      <w:start w:val="1"/>
      <w:numFmt w:val="decimal"/>
      <w:lvlText w:val="%4."/>
      <w:lvlJc w:val="left"/>
      <w:pPr>
        <w:tabs>
          <w:tab w:val="num" w:pos="2880"/>
        </w:tabs>
        <w:ind w:left="2880" w:hanging="360"/>
      </w:pPr>
    </w:lvl>
    <w:lvl w:ilvl="4" w:tplc="4E56C3AE" w:tentative="1">
      <w:start w:val="1"/>
      <w:numFmt w:val="decimal"/>
      <w:lvlText w:val="%5."/>
      <w:lvlJc w:val="left"/>
      <w:pPr>
        <w:tabs>
          <w:tab w:val="num" w:pos="3600"/>
        </w:tabs>
        <w:ind w:left="3600" w:hanging="360"/>
      </w:pPr>
    </w:lvl>
    <w:lvl w:ilvl="5" w:tplc="6584F6E6" w:tentative="1">
      <w:start w:val="1"/>
      <w:numFmt w:val="decimal"/>
      <w:lvlText w:val="%6."/>
      <w:lvlJc w:val="left"/>
      <w:pPr>
        <w:tabs>
          <w:tab w:val="num" w:pos="4320"/>
        </w:tabs>
        <w:ind w:left="4320" w:hanging="360"/>
      </w:pPr>
    </w:lvl>
    <w:lvl w:ilvl="6" w:tplc="924CF6A4" w:tentative="1">
      <w:start w:val="1"/>
      <w:numFmt w:val="decimal"/>
      <w:lvlText w:val="%7."/>
      <w:lvlJc w:val="left"/>
      <w:pPr>
        <w:tabs>
          <w:tab w:val="num" w:pos="5040"/>
        </w:tabs>
        <w:ind w:left="5040" w:hanging="360"/>
      </w:pPr>
    </w:lvl>
    <w:lvl w:ilvl="7" w:tplc="8CDC7526" w:tentative="1">
      <w:start w:val="1"/>
      <w:numFmt w:val="decimal"/>
      <w:lvlText w:val="%8."/>
      <w:lvlJc w:val="left"/>
      <w:pPr>
        <w:tabs>
          <w:tab w:val="num" w:pos="5760"/>
        </w:tabs>
        <w:ind w:left="5760" w:hanging="360"/>
      </w:pPr>
    </w:lvl>
    <w:lvl w:ilvl="8" w:tplc="B2CCC6D0" w:tentative="1">
      <w:start w:val="1"/>
      <w:numFmt w:val="decimal"/>
      <w:lvlText w:val="%9."/>
      <w:lvlJc w:val="left"/>
      <w:pPr>
        <w:tabs>
          <w:tab w:val="num" w:pos="6480"/>
        </w:tabs>
        <w:ind w:left="6480" w:hanging="360"/>
      </w:pPr>
    </w:lvl>
  </w:abstractNum>
  <w:abstractNum w:abstractNumId="15">
    <w:nsid w:val="356A62E1"/>
    <w:multiLevelType w:val="hybridMultilevel"/>
    <w:tmpl w:val="2E90C532"/>
    <w:lvl w:ilvl="0" w:tplc="D04EDF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57C1729"/>
    <w:multiLevelType w:val="hybridMultilevel"/>
    <w:tmpl w:val="6EC04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5DD236C"/>
    <w:multiLevelType w:val="hybridMultilevel"/>
    <w:tmpl w:val="4372E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7179FF"/>
    <w:multiLevelType w:val="hybridMultilevel"/>
    <w:tmpl w:val="0D002512"/>
    <w:lvl w:ilvl="0" w:tplc="F2924D20">
      <w:start w:val="7"/>
      <w:numFmt w:val="bullet"/>
      <w:lvlText w:val="•"/>
      <w:lvlJc w:val="left"/>
      <w:pPr>
        <w:ind w:left="1080" w:hanging="720"/>
      </w:pPr>
      <w:rPr>
        <w:rFonts w:ascii="Palatino Linotype" w:eastAsia="Calibri" w:hAnsi="Palatino Linotype" w:cs="Baskervill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CD7DCE"/>
    <w:multiLevelType w:val="hybridMultilevel"/>
    <w:tmpl w:val="449A3F18"/>
    <w:lvl w:ilvl="0" w:tplc="421EE6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ACE3AE3"/>
    <w:multiLevelType w:val="multilevel"/>
    <w:tmpl w:val="9CE6C3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105B91"/>
    <w:multiLevelType w:val="hybridMultilevel"/>
    <w:tmpl w:val="1520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E074E2B"/>
    <w:multiLevelType w:val="hybridMultilevel"/>
    <w:tmpl w:val="2E667C16"/>
    <w:lvl w:ilvl="0" w:tplc="AA0893A4">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FC651E6"/>
    <w:multiLevelType w:val="hybridMultilevel"/>
    <w:tmpl w:val="285C9DA4"/>
    <w:lvl w:ilvl="0" w:tplc="F7A8A23A">
      <w:start w:val="18"/>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179718E"/>
    <w:multiLevelType w:val="hybridMultilevel"/>
    <w:tmpl w:val="028E588C"/>
    <w:lvl w:ilvl="0" w:tplc="4D5AC92A">
      <w:start w:val="1"/>
      <w:numFmt w:val="bullet"/>
      <w:pStyle w:val="EventText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25D3132"/>
    <w:multiLevelType w:val="hybridMultilevel"/>
    <w:tmpl w:val="0C0C9A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54702BB"/>
    <w:multiLevelType w:val="hybridMultilevel"/>
    <w:tmpl w:val="8CE837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nsid w:val="48E406A6"/>
    <w:multiLevelType w:val="hybridMultilevel"/>
    <w:tmpl w:val="74EC1C18"/>
    <w:lvl w:ilvl="0" w:tplc="D04EDF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B5E276A"/>
    <w:multiLevelType w:val="hybridMultilevel"/>
    <w:tmpl w:val="7E54C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BE436A8"/>
    <w:multiLevelType w:val="hybridMultilevel"/>
    <w:tmpl w:val="268AC338"/>
    <w:lvl w:ilvl="0" w:tplc="E7BA6B2A">
      <w:start w:val="1"/>
      <w:numFmt w:val="bullet"/>
      <w:lvlText w:val="–"/>
      <w:lvlJc w:val="left"/>
      <w:pPr>
        <w:tabs>
          <w:tab w:val="num" w:pos="720"/>
        </w:tabs>
        <w:ind w:left="720" w:hanging="360"/>
      </w:pPr>
      <w:rPr>
        <w:rFonts w:ascii="Calibri" w:hAnsi="Calibri" w:hint="default"/>
      </w:rPr>
    </w:lvl>
    <w:lvl w:ilvl="1" w:tplc="AED82EB6">
      <w:start w:val="1"/>
      <w:numFmt w:val="bullet"/>
      <w:lvlText w:val="–"/>
      <w:lvlJc w:val="left"/>
      <w:pPr>
        <w:tabs>
          <w:tab w:val="num" w:pos="1440"/>
        </w:tabs>
        <w:ind w:left="1440" w:hanging="360"/>
      </w:pPr>
      <w:rPr>
        <w:rFonts w:ascii="Calibri" w:hAnsi="Calibri" w:hint="default"/>
      </w:rPr>
    </w:lvl>
    <w:lvl w:ilvl="2" w:tplc="7FCAD304" w:tentative="1">
      <w:start w:val="1"/>
      <w:numFmt w:val="bullet"/>
      <w:lvlText w:val="–"/>
      <w:lvlJc w:val="left"/>
      <w:pPr>
        <w:tabs>
          <w:tab w:val="num" w:pos="2160"/>
        </w:tabs>
        <w:ind w:left="2160" w:hanging="360"/>
      </w:pPr>
      <w:rPr>
        <w:rFonts w:ascii="Calibri" w:hAnsi="Calibri" w:hint="default"/>
      </w:rPr>
    </w:lvl>
    <w:lvl w:ilvl="3" w:tplc="FE9C432A" w:tentative="1">
      <w:start w:val="1"/>
      <w:numFmt w:val="bullet"/>
      <w:lvlText w:val="–"/>
      <w:lvlJc w:val="left"/>
      <w:pPr>
        <w:tabs>
          <w:tab w:val="num" w:pos="2880"/>
        </w:tabs>
        <w:ind w:left="2880" w:hanging="360"/>
      </w:pPr>
      <w:rPr>
        <w:rFonts w:ascii="Calibri" w:hAnsi="Calibri" w:hint="default"/>
      </w:rPr>
    </w:lvl>
    <w:lvl w:ilvl="4" w:tplc="06789D90" w:tentative="1">
      <w:start w:val="1"/>
      <w:numFmt w:val="bullet"/>
      <w:lvlText w:val="–"/>
      <w:lvlJc w:val="left"/>
      <w:pPr>
        <w:tabs>
          <w:tab w:val="num" w:pos="3600"/>
        </w:tabs>
        <w:ind w:left="3600" w:hanging="360"/>
      </w:pPr>
      <w:rPr>
        <w:rFonts w:ascii="Calibri" w:hAnsi="Calibri" w:hint="default"/>
      </w:rPr>
    </w:lvl>
    <w:lvl w:ilvl="5" w:tplc="3E9083DA" w:tentative="1">
      <w:start w:val="1"/>
      <w:numFmt w:val="bullet"/>
      <w:lvlText w:val="–"/>
      <w:lvlJc w:val="left"/>
      <w:pPr>
        <w:tabs>
          <w:tab w:val="num" w:pos="4320"/>
        </w:tabs>
        <w:ind w:left="4320" w:hanging="360"/>
      </w:pPr>
      <w:rPr>
        <w:rFonts w:ascii="Calibri" w:hAnsi="Calibri" w:hint="default"/>
      </w:rPr>
    </w:lvl>
    <w:lvl w:ilvl="6" w:tplc="D9B47524" w:tentative="1">
      <w:start w:val="1"/>
      <w:numFmt w:val="bullet"/>
      <w:lvlText w:val="–"/>
      <w:lvlJc w:val="left"/>
      <w:pPr>
        <w:tabs>
          <w:tab w:val="num" w:pos="5040"/>
        </w:tabs>
        <w:ind w:left="5040" w:hanging="360"/>
      </w:pPr>
      <w:rPr>
        <w:rFonts w:ascii="Calibri" w:hAnsi="Calibri" w:hint="default"/>
      </w:rPr>
    </w:lvl>
    <w:lvl w:ilvl="7" w:tplc="68723B7C" w:tentative="1">
      <w:start w:val="1"/>
      <w:numFmt w:val="bullet"/>
      <w:lvlText w:val="–"/>
      <w:lvlJc w:val="left"/>
      <w:pPr>
        <w:tabs>
          <w:tab w:val="num" w:pos="5760"/>
        </w:tabs>
        <w:ind w:left="5760" w:hanging="360"/>
      </w:pPr>
      <w:rPr>
        <w:rFonts w:ascii="Calibri" w:hAnsi="Calibri" w:hint="default"/>
      </w:rPr>
    </w:lvl>
    <w:lvl w:ilvl="8" w:tplc="77520172" w:tentative="1">
      <w:start w:val="1"/>
      <w:numFmt w:val="bullet"/>
      <w:lvlText w:val="–"/>
      <w:lvlJc w:val="left"/>
      <w:pPr>
        <w:tabs>
          <w:tab w:val="num" w:pos="6480"/>
        </w:tabs>
        <w:ind w:left="6480" w:hanging="360"/>
      </w:pPr>
      <w:rPr>
        <w:rFonts w:ascii="Calibri" w:hAnsi="Calibri" w:hint="default"/>
      </w:rPr>
    </w:lvl>
  </w:abstractNum>
  <w:abstractNum w:abstractNumId="30">
    <w:nsid w:val="4C731296"/>
    <w:multiLevelType w:val="hybridMultilevel"/>
    <w:tmpl w:val="301E5574"/>
    <w:lvl w:ilvl="0" w:tplc="F2924D20">
      <w:start w:val="7"/>
      <w:numFmt w:val="bullet"/>
      <w:lvlText w:val="•"/>
      <w:lvlJc w:val="left"/>
      <w:pPr>
        <w:ind w:left="1080" w:hanging="720"/>
      </w:pPr>
      <w:rPr>
        <w:rFonts w:ascii="Palatino Linotype" w:eastAsia="Calibri" w:hAnsi="Palatino Linotype" w:cs="Baskervill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DC9549A"/>
    <w:multiLevelType w:val="hybridMultilevel"/>
    <w:tmpl w:val="9C68B408"/>
    <w:lvl w:ilvl="0" w:tplc="358EE10E">
      <w:start w:val="1"/>
      <w:numFmt w:val="bullet"/>
      <w:pStyle w:val="Style1"/>
      <w:lvlText w:val=""/>
      <w:lvlJc w:val="left"/>
      <w:pPr>
        <w:tabs>
          <w:tab w:val="num" w:pos="720"/>
        </w:tabs>
        <w:ind w:left="720" w:hanging="360"/>
      </w:pPr>
      <w:rPr>
        <w:rFonts w:ascii="Wingdings" w:hAnsi="Wingdings" w:hint="default"/>
      </w:rPr>
    </w:lvl>
    <w:lvl w:ilvl="1" w:tplc="7578F54A" w:tentative="1">
      <w:start w:val="1"/>
      <w:numFmt w:val="bullet"/>
      <w:lvlText w:val=""/>
      <w:lvlJc w:val="left"/>
      <w:pPr>
        <w:tabs>
          <w:tab w:val="num" w:pos="1440"/>
        </w:tabs>
        <w:ind w:left="1440" w:hanging="360"/>
      </w:pPr>
      <w:rPr>
        <w:rFonts w:ascii="Wingdings" w:hAnsi="Wingdings" w:hint="default"/>
      </w:rPr>
    </w:lvl>
    <w:lvl w:ilvl="2" w:tplc="B0DC7E42" w:tentative="1">
      <w:start w:val="1"/>
      <w:numFmt w:val="bullet"/>
      <w:lvlText w:val=""/>
      <w:lvlJc w:val="left"/>
      <w:pPr>
        <w:tabs>
          <w:tab w:val="num" w:pos="2160"/>
        </w:tabs>
        <w:ind w:left="2160" w:hanging="360"/>
      </w:pPr>
      <w:rPr>
        <w:rFonts w:ascii="Wingdings" w:hAnsi="Wingdings" w:hint="default"/>
      </w:rPr>
    </w:lvl>
    <w:lvl w:ilvl="3" w:tplc="367A5E50" w:tentative="1">
      <w:start w:val="1"/>
      <w:numFmt w:val="bullet"/>
      <w:lvlText w:val=""/>
      <w:lvlJc w:val="left"/>
      <w:pPr>
        <w:tabs>
          <w:tab w:val="num" w:pos="2880"/>
        </w:tabs>
        <w:ind w:left="2880" w:hanging="360"/>
      </w:pPr>
      <w:rPr>
        <w:rFonts w:ascii="Wingdings" w:hAnsi="Wingdings" w:hint="default"/>
      </w:rPr>
    </w:lvl>
    <w:lvl w:ilvl="4" w:tplc="A3D4AFD4" w:tentative="1">
      <w:start w:val="1"/>
      <w:numFmt w:val="bullet"/>
      <w:lvlText w:val=""/>
      <w:lvlJc w:val="left"/>
      <w:pPr>
        <w:tabs>
          <w:tab w:val="num" w:pos="3600"/>
        </w:tabs>
        <w:ind w:left="3600" w:hanging="360"/>
      </w:pPr>
      <w:rPr>
        <w:rFonts w:ascii="Wingdings" w:hAnsi="Wingdings" w:hint="default"/>
      </w:rPr>
    </w:lvl>
    <w:lvl w:ilvl="5" w:tplc="CD389610" w:tentative="1">
      <w:start w:val="1"/>
      <w:numFmt w:val="bullet"/>
      <w:lvlText w:val=""/>
      <w:lvlJc w:val="left"/>
      <w:pPr>
        <w:tabs>
          <w:tab w:val="num" w:pos="4320"/>
        </w:tabs>
        <w:ind w:left="4320" w:hanging="360"/>
      </w:pPr>
      <w:rPr>
        <w:rFonts w:ascii="Wingdings" w:hAnsi="Wingdings" w:hint="default"/>
      </w:rPr>
    </w:lvl>
    <w:lvl w:ilvl="6" w:tplc="61AA5320" w:tentative="1">
      <w:start w:val="1"/>
      <w:numFmt w:val="bullet"/>
      <w:lvlText w:val=""/>
      <w:lvlJc w:val="left"/>
      <w:pPr>
        <w:tabs>
          <w:tab w:val="num" w:pos="5040"/>
        </w:tabs>
        <w:ind w:left="5040" w:hanging="360"/>
      </w:pPr>
      <w:rPr>
        <w:rFonts w:ascii="Wingdings" w:hAnsi="Wingdings" w:hint="default"/>
      </w:rPr>
    </w:lvl>
    <w:lvl w:ilvl="7" w:tplc="5A4EF5F0" w:tentative="1">
      <w:start w:val="1"/>
      <w:numFmt w:val="bullet"/>
      <w:lvlText w:val=""/>
      <w:lvlJc w:val="left"/>
      <w:pPr>
        <w:tabs>
          <w:tab w:val="num" w:pos="5760"/>
        </w:tabs>
        <w:ind w:left="5760" w:hanging="360"/>
      </w:pPr>
      <w:rPr>
        <w:rFonts w:ascii="Wingdings" w:hAnsi="Wingdings" w:hint="default"/>
      </w:rPr>
    </w:lvl>
    <w:lvl w:ilvl="8" w:tplc="7890AD98" w:tentative="1">
      <w:start w:val="1"/>
      <w:numFmt w:val="bullet"/>
      <w:lvlText w:val=""/>
      <w:lvlJc w:val="left"/>
      <w:pPr>
        <w:tabs>
          <w:tab w:val="num" w:pos="6480"/>
        </w:tabs>
        <w:ind w:left="6480" w:hanging="360"/>
      </w:pPr>
      <w:rPr>
        <w:rFonts w:ascii="Wingdings" w:hAnsi="Wingdings" w:hint="default"/>
      </w:rPr>
    </w:lvl>
  </w:abstractNum>
  <w:abstractNum w:abstractNumId="32">
    <w:nsid w:val="4FC20DE3"/>
    <w:multiLevelType w:val="multilevel"/>
    <w:tmpl w:val="520AE0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32F7EEB"/>
    <w:multiLevelType w:val="hybridMultilevel"/>
    <w:tmpl w:val="A08467F6"/>
    <w:lvl w:ilvl="0" w:tplc="BDA4C164">
      <w:start w:val="1"/>
      <w:numFmt w:val="bullet"/>
      <w:lvlText w:val=""/>
      <w:lvlJc w:val="left"/>
      <w:pPr>
        <w:tabs>
          <w:tab w:val="num" w:pos="720"/>
        </w:tabs>
        <w:ind w:left="720" w:hanging="360"/>
      </w:pPr>
      <w:rPr>
        <w:rFonts w:ascii="Wingdings" w:hAnsi="Wingdings" w:hint="default"/>
      </w:rPr>
    </w:lvl>
    <w:lvl w:ilvl="1" w:tplc="8E42138C" w:tentative="1">
      <w:start w:val="1"/>
      <w:numFmt w:val="bullet"/>
      <w:lvlText w:val=""/>
      <w:lvlJc w:val="left"/>
      <w:pPr>
        <w:tabs>
          <w:tab w:val="num" w:pos="1440"/>
        </w:tabs>
        <w:ind w:left="1440" w:hanging="360"/>
      </w:pPr>
      <w:rPr>
        <w:rFonts w:ascii="Wingdings" w:hAnsi="Wingdings" w:hint="default"/>
      </w:rPr>
    </w:lvl>
    <w:lvl w:ilvl="2" w:tplc="6832B0DA" w:tentative="1">
      <w:start w:val="1"/>
      <w:numFmt w:val="bullet"/>
      <w:lvlText w:val=""/>
      <w:lvlJc w:val="left"/>
      <w:pPr>
        <w:tabs>
          <w:tab w:val="num" w:pos="2160"/>
        </w:tabs>
        <w:ind w:left="2160" w:hanging="360"/>
      </w:pPr>
      <w:rPr>
        <w:rFonts w:ascii="Wingdings" w:hAnsi="Wingdings" w:hint="default"/>
      </w:rPr>
    </w:lvl>
    <w:lvl w:ilvl="3" w:tplc="378EA9A0" w:tentative="1">
      <w:start w:val="1"/>
      <w:numFmt w:val="bullet"/>
      <w:lvlText w:val=""/>
      <w:lvlJc w:val="left"/>
      <w:pPr>
        <w:tabs>
          <w:tab w:val="num" w:pos="2880"/>
        </w:tabs>
        <w:ind w:left="2880" w:hanging="360"/>
      </w:pPr>
      <w:rPr>
        <w:rFonts w:ascii="Wingdings" w:hAnsi="Wingdings" w:hint="default"/>
      </w:rPr>
    </w:lvl>
    <w:lvl w:ilvl="4" w:tplc="0EC2AADA" w:tentative="1">
      <w:start w:val="1"/>
      <w:numFmt w:val="bullet"/>
      <w:lvlText w:val=""/>
      <w:lvlJc w:val="left"/>
      <w:pPr>
        <w:tabs>
          <w:tab w:val="num" w:pos="3600"/>
        </w:tabs>
        <w:ind w:left="3600" w:hanging="360"/>
      </w:pPr>
      <w:rPr>
        <w:rFonts w:ascii="Wingdings" w:hAnsi="Wingdings" w:hint="default"/>
      </w:rPr>
    </w:lvl>
    <w:lvl w:ilvl="5" w:tplc="D8246254" w:tentative="1">
      <w:start w:val="1"/>
      <w:numFmt w:val="bullet"/>
      <w:lvlText w:val=""/>
      <w:lvlJc w:val="left"/>
      <w:pPr>
        <w:tabs>
          <w:tab w:val="num" w:pos="4320"/>
        </w:tabs>
        <w:ind w:left="4320" w:hanging="360"/>
      </w:pPr>
      <w:rPr>
        <w:rFonts w:ascii="Wingdings" w:hAnsi="Wingdings" w:hint="default"/>
      </w:rPr>
    </w:lvl>
    <w:lvl w:ilvl="6" w:tplc="CC42AA88" w:tentative="1">
      <w:start w:val="1"/>
      <w:numFmt w:val="bullet"/>
      <w:lvlText w:val=""/>
      <w:lvlJc w:val="left"/>
      <w:pPr>
        <w:tabs>
          <w:tab w:val="num" w:pos="5040"/>
        </w:tabs>
        <w:ind w:left="5040" w:hanging="360"/>
      </w:pPr>
      <w:rPr>
        <w:rFonts w:ascii="Wingdings" w:hAnsi="Wingdings" w:hint="default"/>
      </w:rPr>
    </w:lvl>
    <w:lvl w:ilvl="7" w:tplc="CFF47756" w:tentative="1">
      <w:start w:val="1"/>
      <w:numFmt w:val="bullet"/>
      <w:lvlText w:val=""/>
      <w:lvlJc w:val="left"/>
      <w:pPr>
        <w:tabs>
          <w:tab w:val="num" w:pos="5760"/>
        </w:tabs>
        <w:ind w:left="5760" w:hanging="360"/>
      </w:pPr>
      <w:rPr>
        <w:rFonts w:ascii="Wingdings" w:hAnsi="Wingdings" w:hint="default"/>
      </w:rPr>
    </w:lvl>
    <w:lvl w:ilvl="8" w:tplc="7898D458" w:tentative="1">
      <w:start w:val="1"/>
      <w:numFmt w:val="bullet"/>
      <w:lvlText w:val=""/>
      <w:lvlJc w:val="left"/>
      <w:pPr>
        <w:tabs>
          <w:tab w:val="num" w:pos="6480"/>
        </w:tabs>
        <w:ind w:left="6480" w:hanging="360"/>
      </w:pPr>
      <w:rPr>
        <w:rFonts w:ascii="Wingdings" w:hAnsi="Wingdings" w:hint="default"/>
      </w:rPr>
    </w:lvl>
  </w:abstractNum>
  <w:abstractNum w:abstractNumId="34">
    <w:nsid w:val="54DD6472"/>
    <w:multiLevelType w:val="multilevel"/>
    <w:tmpl w:val="7034D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9055BDF"/>
    <w:multiLevelType w:val="hybridMultilevel"/>
    <w:tmpl w:val="7E54C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BAA645C"/>
    <w:multiLevelType w:val="hybridMultilevel"/>
    <w:tmpl w:val="DEF4B4E4"/>
    <w:lvl w:ilvl="0" w:tplc="24CE5070">
      <w:start w:val="1"/>
      <w:numFmt w:val="bullet"/>
      <w:lvlText w:val=""/>
      <w:lvlJc w:val="left"/>
      <w:pPr>
        <w:tabs>
          <w:tab w:val="num" w:pos="720"/>
        </w:tabs>
        <w:ind w:left="720" w:hanging="360"/>
      </w:pPr>
      <w:rPr>
        <w:rFonts w:ascii="Wingdings" w:hAnsi="Wingdings" w:hint="default"/>
      </w:rPr>
    </w:lvl>
    <w:lvl w:ilvl="1" w:tplc="4CE8CCB4" w:tentative="1">
      <w:start w:val="1"/>
      <w:numFmt w:val="bullet"/>
      <w:lvlText w:val=""/>
      <w:lvlJc w:val="left"/>
      <w:pPr>
        <w:tabs>
          <w:tab w:val="num" w:pos="1440"/>
        </w:tabs>
        <w:ind w:left="1440" w:hanging="360"/>
      </w:pPr>
      <w:rPr>
        <w:rFonts w:ascii="Wingdings" w:hAnsi="Wingdings" w:hint="default"/>
      </w:rPr>
    </w:lvl>
    <w:lvl w:ilvl="2" w:tplc="AB8A74E8" w:tentative="1">
      <w:start w:val="1"/>
      <w:numFmt w:val="bullet"/>
      <w:lvlText w:val=""/>
      <w:lvlJc w:val="left"/>
      <w:pPr>
        <w:tabs>
          <w:tab w:val="num" w:pos="2160"/>
        </w:tabs>
        <w:ind w:left="2160" w:hanging="360"/>
      </w:pPr>
      <w:rPr>
        <w:rFonts w:ascii="Wingdings" w:hAnsi="Wingdings" w:hint="default"/>
      </w:rPr>
    </w:lvl>
    <w:lvl w:ilvl="3" w:tplc="51BAC3F2" w:tentative="1">
      <w:start w:val="1"/>
      <w:numFmt w:val="bullet"/>
      <w:lvlText w:val=""/>
      <w:lvlJc w:val="left"/>
      <w:pPr>
        <w:tabs>
          <w:tab w:val="num" w:pos="2880"/>
        </w:tabs>
        <w:ind w:left="2880" w:hanging="360"/>
      </w:pPr>
      <w:rPr>
        <w:rFonts w:ascii="Wingdings" w:hAnsi="Wingdings" w:hint="default"/>
      </w:rPr>
    </w:lvl>
    <w:lvl w:ilvl="4" w:tplc="CFD6E99E" w:tentative="1">
      <w:start w:val="1"/>
      <w:numFmt w:val="bullet"/>
      <w:lvlText w:val=""/>
      <w:lvlJc w:val="left"/>
      <w:pPr>
        <w:tabs>
          <w:tab w:val="num" w:pos="3600"/>
        </w:tabs>
        <w:ind w:left="3600" w:hanging="360"/>
      </w:pPr>
      <w:rPr>
        <w:rFonts w:ascii="Wingdings" w:hAnsi="Wingdings" w:hint="default"/>
      </w:rPr>
    </w:lvl>
    <w:lvl w:ilvl="5" w:tplc="FE8E1F54" w:tentative="1">
      <w:start w:val="1"/>
      <w:numFmt w:val="bullet"/>
      <w:lvlText w:val=""/>
      <w:lvlJc w:val="left"/>
      <w:pPr>
        <w:tabs>
          <w:tab w:val="num" w:pos="4320"/>
        </w:tabs>
        <w:ind w:left="4320" w:hanging="360"/>
      </w:pPr>
      <w:rPr>
        <w:rFonts w:ascii="Wingdings" w:hAnsi="Wingdings" w:hint="default"/>
      </w:rPr>
    </w:lvl>
    <w:lvl w:ilvl="6" w:tplc="25966A00" w:tentative="1">
      <w:start w:val="1"/>
      <w:numFmt w:val="bullet"/>
      <w:lvlText w:val=""/>
      <w:lvlJc w:val="left"/>
      <w:pPr>
        <w:tabs>
          <w:tab w:val="num" w:pos="5040"/>
        </w:tabs>
        <w:ind w:left="5040" w:hanging="360"/>
      </w:pPr>
      <w:rPr>
        <w:rFonts w:ascii="Wingdings" w:hAnsi="Wingdings" w:hint="default"/>
      </w:rPr>
    </w:lvl>
    <w:lvl w:ilvl="7" w:tplc="F07EC9E0" w:tentative="1">
      <w:start w:val="1"/>
      <w:numFmt w:val="bullet"/>
      <w:lvlText w:val=""/>
      <w:lvlJc w:val="left"/>
      <w:pPr>
        <w:tabs>
          <w:tab w:val="num" w:pos="5760"/>
        </w:tabs>
        <w:ind w:left="5760" w:hanging="360"/>
      </w:pPr>
      <w:rPr>
        <w:rFonts w:ascii="Wingdings" w:hAnsi="Wingdings" w:hint="default"/>
      </w:rPr>
    </w:lvl>
    <w:lvl w:ilvl="8" w:tplc="3C088E86" w:tentative="1">
      <w:start w:val="1"/>
      <w:numFmt w:val="bullet"/>
      <w:lvlText w:val=""/>
      <w:lvlJc w:val="left"/>
      <w:pPr>
        <w:tabs>
          <w:tab w:val="num" w:pos="6480"/>
        </w:tabs>
        <w:ind w:left="6480" w:hanging="360"/>
      </w:pPr>
      <w:rPr>
        <w:rFonts w:ascii="Wingdings" w:hAnsi="Wingdings" w:hint="default"/>
      </w:rPr>
    </w:lvl>
  </w:abstractNum>
  <w:abstractNum w:abstractNumId="37">
    <w:nsid w:val="5C51467B"/>
    <w:multiLevelType w:val="hybridMultilevel"/>
    <w:tmpl w:val="70725344"/>
    <w:lvl w:ilvl="0" w:tplc="23DAE52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5DB37528"/>
    <w:multiLevelType w:val="hybridMultilevel"/>
    <w:tmpl w:val="B57875CC"/>
    <w:lvl w:ilvl="0" w:tplc="8422AAC6">
      <w:start w:val="1"/>
      <w:numFmt w:val="bullet"/>
      <w:lvlText w:val=""/>
      <w:lvlJc w:val="left"/>
      <w:pPr>
        <w:tabs>
          <w:tab w:val="num" w:pos="720"/>
        </w:tabs>
        <w:ind w:left="720" w:hanging="360"/>
      </w:pPr>
      <w:rPr>
        <w:rFonts w:ascii="Wingdings" w:hAnsi="Wingdings" w:hint="default"/>
      </w:rPr>
    </w:lvl>
    <w:lvl w:ilvl="1" w:tplc="1212A630" w:tentative="1">
      <w:start w:val="1"/>
      <w:numFmt w:val="bullet"/>
      <w:lvlText w:val=""/>
      <w:lvlJc w:val="left"/>
      <w:pPr>
        <w:tabs>
          <w:tab w:val="num" w:pos="1440"/>
        </w:tabs>
        <w:ind w:left="1440" w:hanging="360"/>
      </w:pPr>
      <w:rPr>
        <w:rFonts w:ascii="Wingdings" w:hAnsi="Wingdings" w:hint="default"/>
      </w:rPr>
    </w:lvl>
    <w:lvl w:ilvl="2" w:tplc="1062FEBE" w:tentative="1">
      <w:start w:val="1"/>
      <w:numFmt w:val="bullet"/>
      <w:lvlText w:val=""/>
      <w:lvlJc w:val="left"/>
      <w:pPr>
        <w:tabs>
          <w:tab w:val="num" w:pos="2160"/>
        </w:tabs>
        <w:ind w:left="2160" w:hanging="360"/>
      </w:pPr>
      <w:rPr>
        <w:rFonts w:ascii="Wingdings" w:hAnsi="Wingdings" w:hint="default"/>
      </w:rPr>
    </w:lvl>
    <w:lvl w:ilvl="3" w:tplc="52D04C46" w:tentative="1">
      <w:start w:val="1"/>
      <w:numFmt w:val="bullet"/>
      <w:lvlText w:val=""/>
      <w:lvlJc w:val="left"/>
      <w:pPr>
        <w:tabs>
          <w:tab w:val="num" w:pos="2880"/>
        </w:tabs>
        <w:ind w:left="2880" w:hanging="360"/>
      </w:pPr>
      <w:rPr>
        <w:rFonts w:ascii="Wingdings" w:hAnsi="Wingdings" w:hint="default"/>
      </w:rPr>
    </w:lvl>
    <w:lvl w:ilvl="4" w:tplc="7EF8856A" w:tentative="1">
      <w:start w:val="1"/>
      <w:numFmt w:val="bullet"/>
      <w:lvlText w:val=""/>
      <w:lvlJc w:val="left"/>
      <w:pPr>
        <w:tabs>
          <w:tab w:val="num" w:pos="3600"/>
        </w:tabs>
        <w:ind w:left="3600" w:hanging="360"/>
      </w:pPr>
      <w:rPr>
        <w:rFonts w:ascii="Wingdings" w:hAnsi="Wingdings" w:hint="default"/>
      </w:rPr>
    </w:lvl>
    <w:lvl w:ilvl="5" w:tplc="AAFC2BC0" w:tentative="1">
      <w:start w:val="1"/>
      <w:numFmt w:val="bullet"/>
      <w:lvlText w:val=""/>
      <w:lvlJc w:val="left"/>
      <w:pPr>
        <w:tabs>
          <w:tab w:val="num" w:pos="4320"/>
        </w:tabs>
        <w:ind w:left="4320" w:hanging="360"/>
      </w:pPr>
      <w:rPr>
        <w:rFonts w:ascii="Wingdings" w:hAnsi="Wingdings" w:hint="default"/>
      </w:rPr>
    </w:lvl>
    <w:lvl w:ilvl="6" w:tplc="B4B88ADA" w:tentative="1">
      <w:start w:val="1"/>
      <w:numFmt w:val="bullet"/>
      <w:lvlText w:val=""/>
      <w:lvlJc w:val="left"/>
      <w:pPr>
        <w:tabs>
          <w:tab w:val="num" w:pos="5040"/>
        </w:tabs>
        <w:ind w:left="5040" w:hanging="360"/>
      </w:pPr>
      <w:rPr>
        <w:rFonts w:ascii="Wingdings" w:hAnsi="Wingdings" w:hint="default"/>
      </w:rPr>
    </w:lvl>
    <w:lvl w:ilvl="7" w:tplc="44E0C25A" w:tentative="1">
      <w:start w:val="1"/>
      <w:numFmt w:val="bullet"/>
      <w:lvlText w:val=""/>
      <w:lvlJc w:val="left"/>
      <w:pPr>
        <w:tabs>
          <w:tab w:val="num" w:pos="5760"/>
        </w:tabs>
        <w:ind w:left="5760" w:hanging="360"/>
      </w:pPr>
      <w:rPr>
        <w:rFonts w:ascii="Wingdings" w:hAnsi="Wingdings" w:hint="default"/>
      </w:rPr>
    </w:lvl>
    <w:lvl w:ilvl="8" w:tplc="70FA9E18" w:tentative="1">
      <w:start w:val="1"/>
      <w:numFmt w:val="bullet"/>
      <w:lvlText w:val=""/>
      <w:lvlJc w:val="left"/>
      <w:pPr>
        <w:tabs>
          <w:tab w:val="num" w:pos="6480"/>
        </w:tabs>
        <w:ind w:left="6480" w:hanging="360"/>
      </w:pPr>
      <w:rPr>
        <w:rFonts w:ascii="Wingdings" w:hAnsi="Wingdings" w:hint="default"/>
      </w:rPr>
    </w:lvl>
  </w:abstractNum>
  <w:abstractNum w:abstractNumId="39">
    <w:nsid w:val="64167E87"/>
    <w:multiLevelType w:val="multilevel"/>
    <w:tmpl w:val="B5948E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F80E51"/>
    <w:multiLevelType w:val="hybridMultilevel"/>
    <w:tmpl w:val="BA62DEC6"/>
    <w:lvl w:ilvl="0" w:tplc="0C42B5E8">
      <w:start w:val="1"/>
      <w:numFmt w:val="bullet"/>
      <w:lvlText w:val=""/>
      <w:lvlJc w:val="left"/>
      <w:pPr>
        <w:tabs>
          <w:tab w:val="num" w:pos="720"/>
        </w:tabs>
        <w:ind w:left="720" w:hanging="360"/>
      </w:pPr>
      <w:rPr>
        <w:rFonts w:ascii="Wingdings" w:hAnsi="Wingdings" w:hint="default"/>
      </w:rPr>
    </w:lvl>
    <w:lvl w:ilvl="1" w:tplc="34B0A092" w:tentative="1">
      <w:start w:val="1"/>
      <w:numFmt w:val="bullet"/>
      <w:lvlText w:val=""/>
      <w:lvlJc w:val="left"/>
      <w:pPr>
        <w:tabs>
          <w:tab w:val="num" w:pos="1440"/>
        </w:tabs>
        <w:ind w:left="1440" w:hanging="360"/>
      </w:pPr>
      <w:rPr>
        <w:rFonts w:ascii="Wingdings" w:hAnsi="Wingdings" w:hint="default"/>
      </w:rPr>
    </w:lvl>
    <w:lvl w:ilvl="2" w:tplc="77B61B0E" w:tentative="1">
      <w:start w:val="1"/>
      <w:numFmt w:val="bullet"/>
      <w:lvlText w:val=""/>
      <w:lvlJc w:val="left"/>
      <w:pPr>
        <w:tabs>
          <w:tab w:val="num" w:pos="2160"/>
        </w:tabs>
        <w:ind w:left="2160" w:hanging="360"/>
      </w:pPr>
      <w:rPr>
        <w:rFonts w:ascii="Wingdings" w:hAnsi="Wingdings" w:hint="default"/>
      </w:rPr>
    </w:lvl>
    <w:lvl w:ilvl="3" w:tplc="3C284916" w:tentative="1">
      <w:start w:val="1"/>
      <w:numFmt w:val="bullet"/>
      <w:lvlText w:val=""/>
      <w:lvlJc w:val="left"/>
      <w:pPr>
        <w:tabs>
          <w:tab w:val="num" w:pos="2880"/>
        </w:tabs>
        <w:ind w:left="2880" w:hanging="360"/>
      </w:pPr>
      <w:rPr>
        <w:rFonts w:ascii="Wingdings" w:hAnsi="Wingdings" w:hint="default"/>
      </w:rPr>
    </w:lvl>
    <w:lvl w:ilvl="4" w:tplc="62607A3A" w:tentative="1">
      <w:start w:val="1"/>
      <w:numFmt w:val="bullet"/>
      <w:lvlText w:val=""/>
      <w:lvlJc w:val="left"/>
      <w:pPr>
        <w:tabs>
          <w:tab w:val="num" w:pos="3600"/>
        </w:tabs>
        <w:ind w:left="3600" w:hanging="360"/>
      </w:pPr>
      <w:rPr>
        <w:rFonts w:ascii="Wingdings" w:hAnsi="Wingdings" w:hint="default"/>
      </w:rPr>
    </w:lvl>
    <w:lvl w:ilvl="5" w:tplc="A12CA6D6" w:tentative="1">
      <w:start w:val="1"/>
      <w:numFmt w:val="bullet"/>
      <w:lvlText w:val=""/>
      <w:lvlJc w:val="left"/>
      <w:pPr>
        <w:tabs>
          <w:tab w:val="num" w:pos="4320"/>
        </w:tabs>
        <w:ind w:left="4320" w:hanging="360"/>
      </w:pPr>
      <w:rPr>
        <w:rFonts w:ascii="Wingdings" w:hAnsi="Wingdings" w:hint="default"/>
      </w:rPr>
    </w:lvl>
    <w:lvl w:ilvl="6" w:tplc="CD6646B8" w:tentative="1">
      <w:start w:val="1"/>
      <w:numFmt w:val="bullet"/>
      <w:lvlText w:val=""/>
      <w:lvlJc w:val="left"/>
      <w:pPr>
        <w:tabs>
          <w:tab w:val="num" w:pos="5040"/>
        </w:tabs>
        <w:ind w:left="5040" w:hanging="360"/>
      </w:pPr>
      <w:rPr>
        <w:rFonts w:ascii="Wingdings" w:hAnsi="Wingdings" w:hint="default"/>
      </w:rPr>
    </w:lvl>
    <w:lvl w:ilvl="7" w:tplc="6A2CB7C4" w:tentative="1">
      <w:start w:val="1"/>
      <w:numFmt w:val="bullet"/>
      <w:lvlText w:val=""/>
      <w:lvlJc w:val="left"/>
      <w:pPr>
        <w:tabs>
          <w:tab w:val="num" w:pos="5760"/>
        </w:tabs>
        <w:ind w:left="5760" w:hanging="360"/>
      </w:pPr>
      <w:rPr>
        <w:rFonts w:ascii="Wingdings" w:hAnsi="Wingdings" w:hint="default"/>
      </w:rPr>
    </w:lvl>
    <w:lvl w:ilvl="8" w:tplc="612C7366" w:tentative="1">
      <w:start w:val="1"/>
      <w:numFmt w:val="bullet"/>
      <w:lvlText w:val=""/>
      <w:lvlJc w:val="left"/>
      <w:pPr>
        <w:tabs>
          <w:tab w:val="num" w:pos="6480"/>
        </w:tabs>
        <w:ind w:left="6480" w:hanging="360"/>
      </w:pPr>
      <w:rPr>
        <w:rFonts w:ascii="Wingdings" w:hAnsi="Wingdings" w:hint="default"/>
      </w:rPr>
    </w:lvl>
  </w:abstractNum>
  <w:abstractNum w:abstractNumId="41">
    <w:nsid w:val="68637CD8"/>
    <w:multiLevelType w:val="hybridMultilevel"/>
    <w:tmpl w:val="700052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nsid w:val="713C684D"/>
    <w:multiLevelType w:val="hybridMultilevel"/>
    <w:tmpl w:val="45A63F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3C4734A"/>
    <w:multiLevelType w:val="hybridMultilevel"/>
    <w:tmpl w:val="370C3984"/>
    <w:lvl w:ilvl="0" w:tplc="056C38F0">
      <w:start w:val="1"/>
      <w:numFmt w:val="bullet"/>
      <w:lvlText w:val=""/>
      <w:lvlJc w:val="left"/>
      <w:pPr>
        <w:tabs>
          <w:tab w:val="num" w:pos="720"/>
        </w:tabs>
        <w:ind w:left="720" w:hanging="360"/>
      </w:pPr>
      <w:rPr>
        <w:rFonts w:ascii="Wingdings" w:hAnsi="Wingdings" w:hint="default"/>
      </w:rPr>
    </w:lvl>
    <w:lvl w:ilvl="1" w:tplc="D2D23A8A" w:tentative="1">
      <w:start w:val="1"/>
      <w:numFmt w:val="bullet"/>
      <w:lvlText w:val=""/>
      <w:lvlJc w:val="left"/>
      <w:pPr>
        <w:tabs>
          <w:tab w:val="num" w:pos="1440"/>
        </w:tabs>
        <w:ind w:left="1440" w:hanging="360"/>
      </w:pPr>
      <w:rPr>
        <w:rFonts w:ascii="Wingdings" w:hAnsi="Wingdings" w:hint="default"/>
      </w:rPr>
    </w:lvl>
    <w:lvl w:ilvl="2" w:tplc="348AE1D8" w:tentative="1">
      <w:start w:val="1"/>
      <w:numFmt w:val="bullet"/>
      <w:lvlText w:val=""/>
      <w:lvlJc w:val="left"/>
      <w:pPr>
        <w:tabs>
          <w:tab w:val="num" w:pos="2160"/>
        </w:tabs>
        <w:ind w:left="2160" w:hanging="360"/>
      </w:pPr>
      <w:rPr>
        <w:rFonts w:ascii="Wingdings" w:hAnsi="Wingdings" w:hint="default"/>
      </w:rPr>
    </w:lvl>
    <w:lvl w:ilvl="3" w:tplc="C2A6E732" w:tentative="1">
      <w:start w:val="1"/>
      <w:numFmt w:val="bullet"/>
      <w:lvlText w:val=""/>
      <w:lvlJc w:val="left"/>
      <w:pPr>
        <w:tabs>
          <w:tab w:val="num" w:pos="2880"/>
        </w:tabs>
        <w:ind w:left="2880" w:hanging="360"/>
      </w:pPr>
      <w:rPr>
        <w:rFonts w:ascii="Wingdings" w:hAnsi="Wingdings" w:hint="default"/>
      </w:rPr>
    </w:lvl>
    <w:lvl w:ilvl="4" w:tplc="1A5C859A" w:tentative="1">
      <w:start w:val="1"/>
      <w:numFmt w:val="bullet"/>
      <w:lvlText w:val=""/>
      <w:lvlJc w:val="left"/>
      <w:pPr>
        <w:tabs>
          <w:tab w:val="num" w:pos="3600"/>
        </w:tabs>
        <w:ind w:left="3600" w:hanging="360"/>
      </w:pPr>
      <w:rPr>
        <w:rFonts w:ascii="Wingdings" w:hAnsi="Wingdings" w:hint="default"/>
      </w:rPr>
    </w:lvl>
    <w:lvl w:ilvl="5" w:tplc="0E7857AE" w:tentative="1">
      <w:start w:val="1"/>
      <w:numFmt w:val="bullet"/>
      <w:lvlText w:val=""/>
      <w:lvlJc w:val="left"/>
      <w:pPr>
        <w:tabs>
          <w:tab w:val="num" w:pos="4320"/>
        </w:tabs>
        <w:ind w:left="4320" w:hanging="360"/>
      </w:pPr>
      <w:rPr>
        <w:rFonts w:ascii="Wingdings" w:hAnsi="Wingdings" w:hint="default"/>
      </w:rPr>
    </w:lvl>
    <w:lvl w:ilvl="6" w:tplc="32D4353E" w:tentative="1">
      <w:start w:val="1"/>
      <w:numFmt w:val="bullet"/>
      <w:lvlText w:val=""/>
      <w:lvlJc w:val="left"/>
      <w:pPr>
        <w:tabs>
          <w:tab w:val="num" w:pos="5040"/>
        </w:tabs>
        <w:ind w:left="5040" w:hanging="360"/>
      </w:pPr>
      <w:rPr>
        <w:rFonts w:ascii="Wingdings" w:hAnsi="Wingdings" w:hint="default"/>
      </w:rPr>
    </w:lvl>
    <w:lvl w:ilvl="7" w:tplc="DE2CC20C" w:tentative="1">
      <w:start w:val="1"/>
      <w:numFmt w:val="bullet"/>
      <w:lvlText w:val=""/>
      <w:lvlJc w:val="left"/>
      <w:pPr>
        <w:tabs>
          <w:tab w:val="num" w:pos="5760"/>
        </w:tabs>
        <w:ind w:left="5760" w:hanging="360"/>
      </w:pPr>
      <w:rPr>
        <w:rFonts w:ascii="Wingdings" w:hAnsi="Wingdings" w:hint="default"/>
      </w:rPr>
    </w:lvl>
    <w:lvl w:ilvl="8" w:tplc="D84C6554" w:tentative="1">
      <w:start w:val="1"/>
      <w:numFmt w:val="bullet"/>
      <w:lvlText w:val=""/>
      <w:lvlJc w:val="left"/>
      <w:pPr>
        <w:tabs>
          <w:tab w:val="num" w:pos="6480"/>
        </w:tabs>
        <w:ind w:left="6480" w:hanging="360"/>
      </w:pPr>
      <w:rPr>
        <w:rFonts w:ascii="Wingdings" w:hAnsi="Wingdings" w:hint="default"/>
      </w:rPr>
    </w:lvl>
  </w:abstractNum>
  <w:abstractNum w:abstractNumId="44">
    <w:nsid w:val="7413576A"/>
    <w:multiLevelType w:val="hybridMultilevel"/>
    <w:tmpl w:val="6AB8AE78"/>
    <w:lvl w:ilvl="0" w:tplc="E33E44AA">
      <w:start w:val="1"/>
      <w:numFmt w:val="bullet"/>
      <w:lvlText w:val="–"/>
      <w:lvlJc w:val="left"/>
      <w:pPr>
        <w:tabs>
          <w:tab w:val="num" w:pos="720"/>
        </w:tabs>
        <w:ind w:left="720" w:hanging="360"/>
      </w:pPr>
      <w:rPr>
        <w:rFonts w:ascii="Calibri" w:hAnsi="Calibri" w:hint="default"/>
      </w:rPr>
    </w:lvl>
    <w:lvl w:ilvl="1" w:tplc="9C9EC2FC">
      <w:start w:val="1"/>
      <w:numFmt w:val="bullet"/>
      <w:lvlText w:val="–"/>
      <w:lvlJc w:val="left"/>
      <w:pPr>
        <w:tabs>
          <w:tab w:val="num" w:pos="1440"/>
        </w:tabs>
        <w:ind w:left="1440" w:hanging="360"/>
      </w:pPr>
      <w:rPr>
        <w:rFonts w:ascii="Calibri" w:hAnsi="Calibri" w:hint="default"/>
      </w:rPr>
    </w:lvl>
    <w:lvl w:ilvl="2" w:tplc="EE48F65E" w:tentative="1">
      <w:start w:val="1"/>
      <w:numFmt w:val="bullet"/>
      <w:lvlText w:val="–"/>
      <w:lvlJc w:val="left"/>
      <w:pPr>
        <w:tabs>
          <w:tab w:val="num" w:pos="2160"/>
        </w:tabs>
        <w:ind w:left="2160" w:hanging="360"/>
      </w:pPr>
      <w:rPr>
        <w:rFonts w:ascii="Calibri" w:hAnsi="Calibri" w:hint="default"/>
      </w:rPr>
    </w:lvl>
    <w:lvl w:ilvl="3" w:tplc="F9724D4A" w:tentative="1">
      <w:start w:val="1"/>
      <w:numFmt w:val="bullet"/>
      <w:lvlText w:val="–"/>
      <w:lvlJc w:val="left"/>
      <w:pPr>
        <w:tabs>
          <w:tab w:val="num" w:pos="2880"/>
        </w:tabs>
        <w:ind w:left="2880" w:hanging="360"/>
      </w:pPr>
      <w:rPr>
        <w:rFonts w:ascii="Calibri" w:hAnsi="Calibri" w:hint="default"/>
      </w:rPr>
    </w:lvl>
    <w:lvl w:ilvl="4" w:tplc="9524EBF4" w:tentative="1">
      <w:start w:val="1"/>
      <w:numFmt w:val="bullet"/>
      <w:lvlText w:val="–"/>
      <w:lvlJc w:val="left"/>
      <w:pPr>
        <w:tabs>
          <w:tab w:val="num" w:pos="3600"/>
        </w:tabs>
        <w:ind w:left="3600" w:hanging="360"/>
      </w:pPr>
      <w:rPr>
        <w:rFonts w:ascii="Calibri" w:hAnsi="Calibri" w:hint="default"/>
      </w:rPr>
    </w:lvl>
    <w:lvl w:ilvl="5" w:tplc="AC441C5E" w:tentative="1">
      <w:start w:val="1"/>
      <w:numFmt w:val="bullet"/>
      <w:lvlText w:val="–"/>
      <w:lvlJc w:val="left"/>
      <w:pPr>
        <w:tabs>
          <w:tab w:val="num" w:pos="4320"/>
        </w:tabs>
        <w:ind w:left="4320" w:hanging="360"/>
      </w:pPr>
      <w:rPr>
        <w:rFonts w:ascii="Calibri" w:hAnsi="Calibri" w:hint="default"/>
      </w:rPr>
    </w:lvl>
    <w:lvl w:ilvl="6" w:tplc="842065E6" w:tentative="1">
      <w:start w:val="1"/>
      <w:numFmt w:val="bullet"/>
      <w:lvlText w:val="–"/>
      <w:lvlJc w:val="left"/>
      <w:pPr>
        <w:tabs>
          <w:tab w:val="num" w:pos="5040"/>
        </w:tabs>
        <w:ind w:left="5040" w:hanging="360"/>
      </w:pPr>
      <w:rPr>
        <w:rFonts w:ascii="Calibri" w:hAnsi="Calibri" w:hint="default"/>
      </w:rPr>
    </w:lvl>
    <w:lvl w:ilvl="7" w:tplc="814CC2DE" w:tentative="1">
      <w:start w:val="1"/>
      <w:numFmt w:val="bullet"/>
      <w:lvlText w:val="–"/>
      <w:lvlJc w:val="left"/>
      <w:pPr>
        <w:tabs>
          <w:tab w:val="num" w:pos="5760"/>
        </w:tabs>
        <w:ind w:left="5760" w:hanging="360"/>
      </w:pPr>
      <w:rPr>
        <w:rFonts w:ascii="Calibri" w:hAnsi="Calibri" w:hint="default"/>
      </w:rPr>
    </w:lvl>
    <w:lvl w:ilvl="8" w:tplc="64DCC258" w:tentative="1">
      <w:start w:val="1"/>
      <w:numFmt w:val="bullet"/>
      <w:lvlText w:val="–"/>
      <w:lvlJc w:val="left"/>
      <w:pPr>
        <w:tabs>
          <w:tab w:val="num" w:pos="6480"/>
        </w:tabs>
        <w:ind w:left="6480" w:hanging="360"/>
      </w:pPr>
      <w:rPr>
        <w:rFonts w:ascii="Calibri" w:hAnsi="Calibri" w:hint="default"/>
      </w:rPr>
    </w:lvl>
  </w:abstractNum>
  <w:abstractNum w:abstractNumId="45">
    <w:nsid w:val="75730C77"/>
    <w:multiLevelType w:val="hybridMultilevel"/>
    <w:tmpl w:val="A23C4BEA"/>
    <w:lvl w:ilvl="0" w:tplc="0242FA5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7F327664"/>
    <w:multiLevelType w:val="hybridMultilevel"/>
    <w:tmpl w:val="3F8A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23"/>
  </w:num>
  <w:num w:numId="4">
    <w:abstractNumId w:val="37"/>
  </w:num>
  <w:num w:numId="5">
    <w:abstractNumId w:val="22"/>
  </w:num>
  <w:num w:numId="6">
    <w:abstractNumId w:val="34"/>
  </w:num>
  <w:num w:numId="7">
    <w:abstractNumId w:val="16"/>
  </w:num>
  <w:num w:numId="8">
    <w:abstractNumId w:val="1"/>
  </w:num>
  <w:num w:numId="9">
    <w:abstractNumId w:val="7"/>
  </w:num>
  <w:num w:numId="10">
    <w:abstractNumId w:val="21"/>
  </w:num>
  <w:num w:numId="11">
    <w:abstractNumId w:val="30"/>
  </w:num>
  <w:num w:numId="12">
    <w:abstractNumId w:val="18"/>
  </w:num>
  <w:num w:numId="13">
    <w:abstractNumId w:val="5"/>
  </w:num>
  <w:num w:numId="14">
    <w:abstractNumId w:val="32"/>
  </w:num>
  <w:num w:numId="15">
    <w:abstractNumId w:val="27"/>
  </w:num>
  <w:num w:numId="16">
    <w:abstractNumId w:val="41"/>
  </w:num>
  <w:num w:numId="17">
    <w:abstractNumId w:val="15"/>
  </w:num>
  <w:num w:numId="18">
    <w:abstractNumId w:val="35"/>
  </w:num>
  <w:num w:numId="19">
    <w:abstractNumId w:val="25"/>
  </w:num>
  <w:num w:numId="20">
    <w:abstractNumId w:val="28"/>
  </w:num>
  <w:num w:numId="21">
    <w:abstractNumId w:val="42"/>
  </w:num>
  <w:num w:numId="22">
    <w:abstractNumId w:val="11"/>
  </w:num>
  <w:num w:numId="23">
    <w:abstractNumId w:val="45"/>
  </w:num>
  <w:num w:numId="24">
    <w:abstractNumId w:val="2"/>
  </w:num>
  <w:num w:numId="25">
    <w:abstractNumId w:val="1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40"/>
  </w:num>
  <w:num w:numId="29">
    <w:abstractNumId w:val="38"/>
  </w:num>
  <w:num w:numId="30">
    <w:abstractNumId w:val="33"/>
  </w:num>
  <w:num w:numId="31">
    <w:abstractNumId w:val="43"/>
  </w:num>
  <w:num w:numId="32">
    <w:abstractNumId w:val="0"/>
  </w:num>
  <w:num w:numId="33">
    <w:abstractNumId w:val="31"/>
  </w:num>
  <w:num w:numId="34">
    <w:abstractNumId w:val="9"/>
  </w:num>
  <w:num w:numId="35">
    <w:abstractNumId w:val="14"/>
  </w:num>
  <w:num w:numId="36">
    <w:abstractNumId w:val="36"/>
  </w:num>
  <w:num w:numId="37">
    <w:abstractNumId w:val="44"/>
  </w:num>
  <w:num w:numId="38">
    <w:abstractNumId w:val="10"/>
  </w:num>
  <w:num w:numId="39">
    <w:abstractNumId w:val="29"/>
  </w:num>
  <w:num w:numId="40">
    <w:abstractNumId w:val="6"/>
  </w:num>
  <w:num w:numId="41">
    <w:abstractNumId w:val="4"/>
  </w:num>
  <w:num w:numId="42">
    <w:abstractNumId w:val="20"/>
  </w:num>
  <w:num w:numId="43">
    <w:abstractNumId w:val="3"/>
  </w:num>
  <w:num w:numId="44">
    <w:abstractNumId w:val="39"/>
  </w:num>
  <w:num w:numId="45">
    <w:abstractNumId w:val="46"/>
  </w:num>
  <w:num w:numId="46">
    <w:abstractNumId w:val="17"/>
  </w:num>
  <w:num w:numId="4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revisionView w:markup="0"/>
  <w:trackRevisions/>
  <w:defaultTabStop w:val="720"/>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1&lt;/Suspended&gt;&lt;/ENInstantFormat&gt;"/>
    <w:docVar w:name="EN.Layout" w:val="&lt;ENLayout&gt;&lt;Style&gt;Strategic Management J&lt;/Style&gt;&lt;LeftDelim&gt;{&lt;/LeftDelim&gt;&lt;RightDelim&gt;}&lt;/RightDelim&gt;&lt;FontName&gt;Palatino Linotype&lt;/FontName&gt;&lt;FontSize&gt;10&lt;/FontSize&gt;&lt;ReflistTitle&gt;References&lt;/ReflistTitle&gt;&lt;StartingRefnum&gt;1&lt;/StartingRefnum&gt;&lt;FirstLineIndent&gt;0&lt;/FirstLineIndent&gt;&lt;HangingIndent&gt;720&lt;/HangingIndent&gt;&lt;LineSpacing&gt;0&lt;/LineSpacing&gt;&lt;SpaceAfter&gt;1&lt;/SpaceAfter&gt;&lt;HyperlinksEnabled&gt;1&lt;/HyperlinksEnabled&gt;&lt;HyperlinksVisible&gt;0&lt;/HyperlinksVisible&gt;&lt;/ENLayout&gt;"/>
    <w:docVar w:name="EN.Libraries" w:val="&lt;Libraries&gt;&lt;item db-id=&quot;wexapftepprswxexzthpt5xb99d5etz2fevx&quot;&gt;AcademicLiterature&lt;record-ids&gt;&lt;item&gt;163&lt;/item&gt;&lt;item&gt;166&lt;/item&gt;&lt;item&gt;168&lt;/item&gt;&lt;item&gt;178&lt;/item&gt;&lt;item&gt;181&lt;/item&gt;&lt;item&gt;192&lt;/item&gt;&lt;item&gt;295&lt;/item&gt;&lt;item&gt;386&lt;/item&gt;&lt;item&gt;455&lt;/item&gt;&lt;item&gt;459&lt;/item&gt;&lt;item&gt;460&lt;/item&gt;&lt;item&gt;519&lt;/item&gt;&lt;item&gt;631&lt;/item&gt;&lt;item&gt;633&lt;/item&gt;&lt;item&gt;650&lt;/item&gt;&lt;item&gt;653&lt;/item&gt;&lt;item&gt;654&lt;/item&gt;&lt;item&gt;1366&lt;/item&gt;&lt;item&gt;1367&lt;/item&gt;&lt;item&gt;1368&lt;/item&gt;&lt;item&gt;1369&lt;/item&gt;&lt;item&gt;1371&lt;/item&gt;&lt;item&gt;1372&lt;/item&gt;&lt;item&gt;1373&lt;/item&gt;&lt;item&gt;1374&lt;/item&gt;&lt;item&gt;1375&lt;/item&gt;&lt;item&gt;1376&lt;/item&gt;&lt;item&gt;1377&lt;/item&gt;&lt;item&gt;1378&lt;/item&gt;&lt;item&gt;1379&lt;/item&gt;&lt;item&gt;1380&lt;/item&gt;&lt;item&gt;1381&lt;/item&gt;&lt;item&gt;1382&lt;/item&gt;&lt;item&gt;1384&lt;/item&gt;&lt;item&gt;1385&lt;/item&gt;&lt;item&gt;1386&lt;/item&gt;&lt;item&gt;1387&lt;/item&gt;&lt;item&gt;1388&lt;/item&gt;&lt;item&gt;1389&lt;/item&gt;&lt;item&gt;1390&lt;/item&gt;&lt;item&gt;1391&lt;/item&gt;&lt;item&gt;1392&lt;/item&gt;&lt;item&gt;1393&lt;/item&gt;&lt;item&gt;1394&lt;/item&gt;&lt;item&gt;1395&lt;/item&gt;&lt;item&gt;1396&lt;/item&gt;&lt;item&gt;1397&lt;/item&gt;&lt;item&gt;1398&lt;/item&gt;&lt;/record-ids&gt;&lt;/item&gt;&lt;/Libraries&gt;"/>
  </w:docVars>
  <w:rsids>
    <w:rsidRoot w:val="007A5266"/>
    <w:rsid w:val="000001D1"/>
    <w:rsid w:val="00001C15"/>
    <w:rsid w:val="000023B5"/>
    <w:rsid w:val="00012120"/>
    <w:rsid w:val="00015138"/>
    <w:rsid w:val="00015F59"/>
    <w:rsid w:val="00016CBB"/>
    <w:rsid w:val="00020462"/>
    <w:rsid w:val="00026EF9"/>
    <w:rsid w:val="00031C3D"/>
    <w:rsid w:val="00035C7B"/>
    <w:rsid w:val="00040229"/>
    <w:rsid w:val="00045195"/>
    <w:rsid w:val="00050555"/>
    <w:rsid w:val="00062A11"/>
    <w:rsid w:val="00066F8B"/>
    <w:rsid w:val="000736BE"/>
    <w:rsid w:val="00077EB1"/>
    <w:rsid w:val="00090AFD"/>
    <w:rsid w:val="000A4F87"/>
    <w:rsid w:val="000B54CE"/>
    <w:rsid w:val="000B70FF"/>
    <w:rsid w:val="000B7BF4"/>
    <w:rsid w:val="000C06AF"/>
    <w:rsid w:val="000E2FC1"/>
    <w:rsid w:val="000E4A96"/>
    <w:rsid w:val="000F2E3F"/>
    <w:rsid w:val="000F57FF"/>
    <w:rsid w:val="00100D49"/>
    <w:rsid w:val="00107AA2"/>
    <w:rsid w:val="001125AF"/>
    <w:rsid w:val="0011549C"/>
    <w:rsid w:val="0012405C"/>
    <w:rsid w:val="001265F4"/>
    <w:rsid w:val="001277FB"/>
    <w:rsid w:val="001335DA"/>
    <w:rsid w:val="0013434E"/>
    <w:rsid w:val="0013552F"/>
    <w:rsid w:val="00136A07"/>
    <w:rsid w:val="001476D7"/>
    <w:rsid w:val="001574F2"/>
    <w:rsid w:val="001647C4"/>
    <w:rsid w:val="00173953"/>
    <w:rsid w:val="00177C9F"/>
    <w:rsid w:val="00180C03"/>
    <w:rsid w:val="00181356"/>
    <w:rsid w:val="0018586F"/>
    <w:rsid w:val="00185C55"/>
    <w:rsid w:val="00197D48"/>
    <w:rsid w:val="001B0E13"/>
    <w:rsid w:val="001B3BFE"/>
    <w:rsid w:val="001C2797"/>
    <w:rsid w:val="001D4F2E"/>
    <w:rsid w:val="001F3438"/>
    <w:rsid w:val="001F5387"/>
    <w:rsid w:val="00204BB3"/>
    <w:rsid w:val="00207685"/>
    <w:rsid w:val="0021359D"/>
    <w:rsid w:val="00214459"/>
    <w:rsid w:val="00225976"/>
    <w:rsid w:val="00231426"/>
    <w:rsid w:val="00231B58"/>
    <w:rsid w:val="002324E5"/>
    <w:rsid w:val="002472C6"/>
    <w:rsid w:val="00252851"/>
    <w:rsid w:val="002602AD"/>
    <w:rsid w:val="00270DAC"/>
    <w:rsid w:val="00277EC6"/>
    <w:rsid w:val="0028326D"/>
    <w:rsid w:val="002850B7"/>
    <w:rsid w:val="002A59E8"/>
    <w:rsid w:val="002A5BCB"/>
    <w:rsid w:val="002B2EA5"/>
    <w:rsid w:val="002C52E2"/>
    <w:rsid w:val="002D3ECF"/>
    <w:rsid w:val="002E31BB"/>
    <w:rsid w:val="002F0F2C"/>
    <w:rsid w:val="002F378F"/>
    <w:rsid w:val="003044F2"/>
    <w:rsid w:val="00305F8A"/>
    <w:rsid w:val="003110BA"/>
    <w:rsid w:val="003171B6"/>
    <w:rsid w:val="00326A80"/>
    <w:rsid w:val="00340F24"/>
    <w:rsid w:val="003478B8"/>
    <w:rsid w:val="003710A0"/>
    <w:rsid w:val="003724D4"/>
    <w:rsid w:val="00385143"/>
    <w:rsid w:val="00390206"/>
    <w:rsid w:val="0039057D"/>
    <w:rsid w:val="00392F92"/>
    <w:rsid w:val="00393FC9"/>
    <w:rsid w:val="003B7AEA"/>
    <w:rsid w:val="003C012F"/>
    <w:rsid w:val="003C7549"/>
    <w:rsid w:val="003D237C"/>
    <w:rsid w:val="003D2E5D"/>
    <w:rsid w:val="003E4725"/>
    <w:rsid w:val="003F0ADD"/>
    <w:rsid w:val="003F1492"/>
    <w:rsid w:val="003F2B21"/>
    <w:rsid w:val="003F2CC4"/>
    <w:rsid w:val="003F716E"/>
    <w:rsid w:val="004030A0"/>
    <w:rsid w:val="00405D91"/>
    <w:rsid w:val="0041190F"/>
    <w:rsid w:val="00411FC5"/>
    <w:rsid w:val="00413AB9"/>
    <w:rsid w:val="00413FC3"/>
    <w:rsid w:val="00417CDC"/>
    <w:rsid w:val="00441B25"/>
    <w:rsid w:val="0044276F"/>
    <w:rsid w:val="00444664"/>
    <w:rsid w:val="00450478"/>
    <w:rsid w:val="00453A20"/>
    <w:rsid w:val="004668BD"/>
    <w:rsid w:val="00475566"/>
    <w:rsid w:val="00481461"/>
    <w:rsid w:val="004817D4"/>
    <w:rsid w:val="00494C78"/>
    <w:rsid w:val="004A0893"/>
    <w:rsid w:val="004A10F9"/>
    <w:rsid w:val="004A1CA5"/>
    <w:rsid w:val="004B50B5"/>
    <w:rsid w:val="004B6C03"/>
    <w:rsid w:val="004C2475"/>
    <w:rsid w:val="004C7C8D"/>
    <w:rsid w:val="004C7DD0"/>
    <w:rsid w:val="004D601B"/>
    <w:rsid w:val="004E2B9C"/>
    <w:rsid w:val="004E3323"/>
    <w:rsid w:val="004F1B07"/>
    <w:rsid w:val="004F393D"/>
    <w:rsid w:val="00502214"/>
    <w:rsid w:val="00503C6B"/>
    <w:rsid w:val="00510C37"/>
    <w:rsid w:val="005216E2"/>
    <w:rsid w:val="00530040"/>
    <w:rsid w:val="0053032A"/>
    <w:rsid w:val="0053627A"/>
    <w:rsid w:val="00536E09"/>
    <w:rsid w:val="005400E1"/>
    <w:rsid w:val="005424AC"/>
    <w:rsid w:val="005473D6"/>
    <w:rsid w:val="005515C5"/>
    <w:rsid w:val="00553478"/>
    <w:rsid w:val="005546C8"/>
    <w:rsid w:val="00574F6D"/>
    <w:rsid w:val="005823F1"/>
    <w:rsid w:val="00583100"/>
    <w:rsid w:val="005831C8"/>
    <w:rsid w:val="00584270"/>
    <w:rsid w:val="0058491C"/>
    <w:rsid w:val="005864C2"/>
    <w:rsid w:val="00592FEA"/>
    <w:rsid w:val="005957E7"/>
    <w:rsid w:val="00597736"/>
    <w:rsid w:val="005A112F"/>
    <w:rsid w:val="005A1BEA"/>
    <w:rsid w:val="005A21F6"/>
    <w:rsid w:val="005A4FCD"/>
    <w:rsid w:val="005A7B68"/>
    <w:rsid w:val="005A7FC5"/>
    <w:rsid w:val="005B2FD6"/>
    <w:rsid w:val="005F0C55"/>
    <w:rsid w:val="005F33D8"/>
    <w:rsid w:val="005F6020"/>
    <w:rsid w:val="005F6B82"/>
    <w:rsid w:val="005F7E6A"/>
    <w:rsid w:val="00614C00"/>
    <w:rsid w:val="00624F5C"/>
    <w:rsid w:val="00640633"/>
    <w:rsid w:val="00644D47"/>
    <w:rsid w:val="00646328"/>
    <w:rsid w:val="00654295"/>
    <w:rsid w:val="006631EA"/>
    <w:rsid w:val="006640FC"/>
    <w:rsid w:val="00666FA8"/>
    <w:rsid w:val="00675030"/>
    <w:rsid w:val="006775AC"/>
    <w:rsid w:val="006918EE"/>
    <w:rsid w:val="006A5030"/>
    <w:rsid w:val="006C293C"/>
    <w:rsid w:val="006D5FF2"/>
    <w:rsid w:val="006D6DC7"/>
    <w:rsid w:val="006F005F"/>
    <w:rsid w:val="006F5893"/>
    <w:rsid w:val="006F5AD9"/>
    <w:rsid w:val="00700CBB"/>
    <w:rsid w:val="00705E0E"/>
    <w:rsid w:val="00706465"/>
    <w:rsid w:val="00706B9C"/>
    <w:rsid w:val="00706FD0"/>
    <w:rsid w:val="00710403"/>
    <w:rsid w:val="007121D0"/>
    <w:rsid w:val="00712210"/>
    <w:rsid w:val="00720676"/>
    <w:rsid w:val="00731A63"/>
    <w:rsid w:val="00733EF0"/>
    <w:rsid w:val="007379A2"/>
    <w:rsid w:val="007414CF"/>
    <w:rsid w:val="007422A0"/>
    <w:rsid w:val="0074339B"/>
    <w:rsid w:val="0074468D"/>
    <w:rsid w:val="00751209"/>
    <w:rsid w:val="00756526"/>
    <w:rsid w:val="00767D9B"/>
    <w:rsid w:val="0077090E"/>
    <w:rsid w:val="00776A48"/>
    <w:rsid w:val="00776F26"/>
    <w:rsid w:val="007858F2"/>
    <w:rsid w:val="00793D15"/>
    <w:rsid w:val="007A367F"/>
    <w:rsid w:val="007A5266"/>
    <w:rsid w:val="007A6A5B"/>
    <w:rsid w:val="007A6FE0"/>
    <w:rsid w:val="007B197A"/>
    <w:rsid w:val="007B1F1D"/>
    <w:rsid w:val="007B3217"/>
    <w:rsid w:val="007C4131"/>
    <w:rsid w:val="007D3243"/>
    <w:rsid w:val="007D472E"/>
    <w:rsid w:val="007E1413"/>
    <w:rsid w:val="007E2944"/>
    <w:rsid w:val="007E3C7E"/>
    <w:rsid w:val="007E4797"/>
    <w:rsid w:val="0080000A"/>
    <w:rsid w:val="00812BB5"/>
    <w:rsid w:val="0081396B"/>
    <w:rsid w:val="00816B68"/>
    <w:rsid w:val="008259C7"/>
    <w:rsid w:val="00827407"/>
    <w:rsid w:val="008300C6"/>
    <w:rsid w:val="008434FF"/>
    <w:rsid w:val="008442F6"/>
    <w:rsid w:val="00847A50"/>
    <w:rsid w:val="00853E10"/>
    <w:rsid w:val="008654D9"/>
    <w:rsid w:val="0087649A"/>
    <w:rsid w:val="00876CCE"/>
    <w:rsid w:val="00876D8B"/>
    <w:rsid w:val="008771A4"/>
    <w:rsid w:val="0088543A"/>
    <w:rsid w:val="00885725"/>
    <w:rsid w:val="00893E9B"/>
    <w:rsid w:val="008A3F39"/>
    <w:rsid w:val="008A529F"/>
    <w:rsid w:val="008C6206"/>
    <w:rsid w:val="008D2EAA"/>
    <w:rsid w:val="008D3CFB"/>
    <w:rsid w:val="008D4942"/>
    <w:rsid w:val="008E536D"/>
    <w:rsid w:val="008E645B"/>
    <w:rsid w:val="008F4B99"/>
    <w:rsid w:val="00905EC2"/>
    <w:rsid w:val="009359F8"/>
    <w:rsid w:val="009430CD"/>
    <w:rsid w:val="009461FB"/>
    <w:rsid w:val="00954CC3"/>
    <w:rsid w:val="00962CA7"/>
    <w:rsid w:val="00965948"/>
    <w:rsid w:val="00973A77"/>
    <w:rsid w:val="009749FA"/>
    <w:rsid w:val="00976FDA"/>
    <w:rsid w:val="00987CDF"/>
    <w:rsid w:val="009A04B1"/>
    <w:rsid w:val="009A2450"/>
    <w:rsid w:val="009A6C91"/>
    <w:rsid w:val="009B21DD"/>
    <w:rsid w:val="009B70F4"/>
    <w:rsid w:val="009C2924"/>
    <w:rsid w:val="009C2D8E"/>
    <w:rsid w:val="009C72A3"/>
    <w:rsid w:val="009D2645"/>
    <w:rsid w:val="009D41B1"/>
    <w:rsid w:val="009D526B"/>
    <w:rsid w:val="009D768F"/>
    <w:rsid w:val="009E492C"/>
    <w:rsid w:val="009E4BF3"/>
    <w:rsid w:val="009E5628"/>
    <w:rsid w:val="009F1365"/>
    <w:rsid w:val="009F2D9A"/>
    <w:rsid w:val="009F5A67"/>
    <w:rsid w:val="009F7140"/>
    <w:rsid w:val="00A0462C"/>
    <w:rsid w:val="00A05BF6"/>
    <w:rsid w:val="00A114CB"/>
    <w:rsid w:val="00A237A3"/>
    <w:rsid w:val="00A2450C"/>
    <w:rsid w:val="00A421E1"/>
    <w:rsid w:val="00A42A3D"/>
    <w:rsid w:val="00A42D0F"/>
    <w:rsid w:val="00A4634D"/>
    <w:rsid w:val="00A733CD"/>
    <w:rsid w:val="00A765AD"/>
    <w:rsid w:val="00A82962"/>
    <w:rsid w:val="00A8593F"/>
    <w:rsid w:val="00A90677"/>
    <w:rsid w:val="00A91F2E"/>
    <w:rsid w:val="00A95833"/>
    <w:rsid w:val="00AA446C"/>
    <w:rsid w:val="00AA5E3F"/>
    <w:rsid w:val="00AA6B7C"/>
    <w:rsid w:val="00AB5602"/>
    <w:rsid w:val="00AC1E73"/>
    <w:rsid w:val="00AC313D"/>
    <w:rsid w:val="00AC3145"/>
    <w:rsid w:val="00AC47A7"/>
    <w:rsid w:val="00AD35C7"/>
    <w:rsid w:val="00AD405D"/>
    <w:rsid w:val="00AD612A"/>
    <w:rsid w:val="00AD6A60"/>
    <w:rsid w:val="00AE7017"/>
    <w:rsid w:val="00AF3660"/>
    <w:rsid w:val="00B0354D"/>
    <w:rsid w:val="00B17C95"/>
    <w:rsid w:val="00B36E3E"/>
    <w:rsid w:val="00B3756E"/>
    <w:rsid w:val="00B44382"/>
    <w:rsid w:val="00B4795A"/>
    <w:rsid w:val="00B50014"/>
    <w:rsid w:val="00B504E3"/>
    <w:rsid w:val="00B50803"/>
    <w:rsid w:val="00B54094"/>
    <w:rsid w:val="00B57D14"/>
    <w:rsid w:val="00B93B01"/>
    <w:rsid w:val="00BB2A25"/>
    <w:rsid w:val="00BB2D66"/>
    <w:rsid w:val="00BB353E"/>
    <w:rsid w:val="00BC2D71"/>
    <w:rsid w:val="00BC7ADC"/>
    <w:rsid w:val="00BD5796"/>
    <w:rsid w:val="00BF6467"/>
    <w:rsid w:val="00BF6DBD"/>
    <w:rsid w:val="00C03984"/>
    <w:rsid w:val="00C04446"/>
    <w:rsid w:val="00C14F61"/>
    <w:rsid w:val="00C15AAA"/>
    <w:rsid w:val="00C25EDD"/>
    <w:rsid w:val="00C26B69"/>
    <w:rsid w:val="00C27B66"/>
    <w:rsid w:val="00C369EB"/>
    <w:rsid w:val="00C424DF"/>
    <w:rsid w:val="00C53367"/>
    <w:rsid w:val="00C55AA8"/>
    <w:rsid w:val="00C712AD"/>
    <w:rsid w:val="00C740D2"/>
    <w:rsid w:val="00C74E7D"/>
    <w:rsid w:val="00C74EE7"/>
    <w:rsid w:val="00C770C0"/>
    <w:rsid w:val="00C925B0"/>
    <w:rsid w:val="00C938C2"/>
    <w:rsid w:val="00CA09CE"/>
    <w:rsid w:val="00CA4C2D"/>
    <w:rsid w:val="00CB2A7C"/>
    <w:rsid w:val="00CB4D56"/>
    <w:rsid w:val="00CB59E3"/>
    <w:rsid w:val="00CB7A67"/>
    <w:rsid w:val="00CC715A"/>
    <w:rsid w:val="00CD142C"/>
    <w:rsid w:val="00CD74D6"/>
    <w:rsid w:val="00D00062"/>
    <w:rsid w:val="00D0177E"/>
    <w:rsid w:val="00D058A2"/>
    <w:rsid w:val="00D12B48"/>
    <w:rsid w:val="00D1537D"/>
    <w:rsid w:val="00D1596B"/>
    <w:rsid w:val="00D2443B"/>
    <w:rsid w:val="00D25EAD"/>
    <w:rsid w:val="00D31CC8"/>
    <w:rsid w:val="00D3237B"/>
    <w:rsid w:val="00D363E7"/>
    <w:rsid w:val="00D4041E"/>
    <w:rsid w:val="00D540A1"/>
    <w:rsid w:val="00D546B8"/>
    <w:rsid w:val="00D753CA"/>
    <w:rsid w:val="00D8191C"/>
    <w:rsid w:val="00DA16A3"/>
    <w:rsid w:val="00DA5564"/>
    <w:rsid w:val="00DA7123"/>
    <w:rsid w:val="00DA7734"/>
    <w:rsid w:val="00DA7A38"/>
    <w:rsid w:val="00DB2B2A"/>
    <w:rsid w:val="00DB461D"/>
    <w:rsid w:val="00DB4B11"/>
    <w:rsid w:val="00DB621D"/>
    <w:rsid w:val="00DC384D"/>
    <w:rsid w:val="00DC44C4"/>
    <w:rsid w:val="00DD00B9"/>
    <w:rsid w:val="00DD0A74"/>
    <w:rsid w:val="00DE000B"/>
    <w:rsid w:val="00DE1EBD"/>
    <w:rsid w:val="00DF1883"/>
    <w:rsid w:val="00DF24C1"/>
    <w:rsid w:val="00DF28B9"/>
    <w:rsid w:val="00E0066B"/>
    <w:rsid w:val="00E035D4"/>
    <w:rsid w:val="00E044D2"/>
    <w:rsid w:val="00E14468"/>
    <w:rsid w:val="00E21840"/>
    <w:rsid w:val="00E25976"/>
    <w:rsid w:val="00E276A1"/>
    <w:rsid w:val="00E31205"/>
    <w:rsid w:val="00E323BD"/>
    <w:rsid w:val="00E35CEF"/>
    <w:rsid w:val="00E45D94"/>
    <w:rsid w:val="00E7317F"/>
    <w:rsid w:val="00E73AEE"/>
    <w:rsid w:val="00E751D5"/>
    <w:rsid w:val="00E762E9"/>
    <w:rsid w:val="00E8127C"/>
    <w:rsid w:val="00E968BE"/>
    <w:rsid w:val="00E97648"/>
    <w:rsid w:val="00EA6C8B"/>
    <w:rsid w:val="00EA76D0"/>
    <w:rsid w:val="00EB2B5E"/>
    <w:rsid w:val="00EB4796"/>
    <w:rsid w:val="00EB7CC1"/>
    <w:rsid w:val="00EC2362"/>
    <w:rsid w:val="00ED35F3"/>
    <w:rsid w:val="00ED4A97"/>
    <w:rsid w:val="00EF0A70"/>
    <w:rsid w:val="00F04FAC"/>
    <w:rsid w:val="00F12173"/>
    <w:rsid w:val="00F172A7"/>
    <w:rsid w:val="00F226D6"/>
    <w:rsid w:val="00F33CA2"/>
    <w:rsid w:val="00F35C4D"/>
    <w:rsid w:val="00F42486"/>
    <w:rsid w:val="00F429E3"/>
    <w:rsid w:val="00F473DB"/>
    <w:rsid w:val="00F47502"/>
    <w:rsid w:val="00F61877"/>
    <w:rsid w:val="00F64197"/>
    <w:rsid w:val="00F679C5"/>
    <w:rsid w:val="00F72AAA"/>
    <w:rsid w:val="00F80810"/>
    <w:rsid w:val="00F82F72"/>
    <w:rsid w:val="00FA222E"/>
    <w:rsid w:val="00FA4295"/>
    <w:rsid w:val="00FA62A7"/>
    <w:rsid w:val="00FB5479"/>
    <w:rsid w:val="00FB5943"/>
    <w:rsid w:val="00FC0A7E"/>
    <w:rsid w:val="00FC106E"/>
    <w:rsid w:val="00FC1641"/>
    <w:rsid w:val="00FC1C72"/>
    <w:rsid w:val="00FC4193"/>
    <w:rsid w:val="00FF09E2"/>
    <w:rsid w:val="00FF4675"/>
  </w:rsids>
  <m:mathPr>
    <m:mathFont m:val="Cambria Math"/>
    <m:brkBin m:val="before"/>
    <m:brkBinSub m:val="--"/>
    <m:smallFrac m:val="off"/>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478"/>
    <w:pPr>
      <w:spacing w:after="200" w:line="276" w:lineRule="auto"/>
    </w:pPr>
    <w:rPr>
      <w:rFonts w:ascii="Palatino Linotype" w:hAnsi="Palatino Linotype"/>
      <w:sz w:val="22"/>
      <w:szCs w:val="22"/>
      <w:lang w:eastAsia="en-US"/>
    </w:rPr>
  </w:style>
  <w:style w:type="paragraph" w:styleId="Heading1">
    <w:name w:val="heading 1"/>
    <w:basedOn w:val="Normal"/>
    <w:next w:val="Normal"/>
    <w:link w:val="Heading1Char"/>
    <w:uiPriority w:val="9"/>
    <w:qFormat/>
    <w:rsid w:val="00954CC3"/>
    <w:pPr>
      <w:numPr>
        <w:numId w:val="14"/>
      </w:numPr>
      <w:spacing w:before="360" w:after="120" w:line="240" w:lineRule="auto"/>
      <w:outlineLvl w:val="0"/>
    </w:pPr>
    <w:rPr>
      <w:rFonts w:ascii="Arial" w:hAnsi="Arial" w:cs="Arial"/>
      <w:b/>
      <w:sz w:val="24"/>
      <w:szCs w:val="20"/>
    </w:rPr>
  </w:style>
  <w:style w:type="paragraph" w:styleId="Heading2">
    <w:name w:val="heading 2"/>
    <w:basedOn w:val="Normal"/>
    <w:next w:val="Normal"/>
    <w:link w:val="Heading2Char"/>
    <w:uiPriority w:val="9"/>
    <w:unhideWhenUsed/>
    <w:qFormat/>
    <w:rsid w:val="0039057D"/>
    <w:pPr>
      <w:keepNext/>
      <w:numPr>
        <w:ilvl w:val="1"/>
        <w:numId w:val="14"/>
      </w:numPr>
      <w:spacing w:before="360" w:after="120" w:line="240" w:lineRule="auto"/>
      <w:outlineLvl w:val="1"/>
    </w:pPr>
    <w:rPr>
      <w:rFonts w:ascii="Arial" w:eastAsia="Times New Roman" w:hAnsi="Arial" w:cs="Arial"/>
      <w:b/>
      <w:bCs/>
      <w:iCs/>
    </w:rPr>
  </w:style>
  <w:style w:type="paragraph" w:styleId="Heading3">
    <w:name w:val="heading 3"/>
    <w:basedOn w:val="Normal"/>
    <w:next w:val="Normal"/>
    <w:link w:val="Heading3Char"/>
    <w:uiPriority w:val="9"/>
    <w:unhideWhenUsed/>
    <w:qFormat/>
    <w:rsid w:val="004B50B5"/>
    <w:pPr>
      <w:keepNext/>
      <w:numPr>
        <w:ilvl w:val="2"/>
        <w:numId w:val="14"/>
      </w:numPr>
      <w:spacing w:before="240" w:after="60"/>
      <w:outlineLvl w:val="2"/>
    </w:pPr>
    <w:rPr>
      <w:rFonts w:ascii="Arial" w:eastAsia="Times New Roman" w:hAnsi="Arial"/>
      <w:bCs/>
      <w:sz w:val="20"/>
      <w:szCs w:val="26"/>
    </w:rPr>
  </w:style>
  <w:style w:type="paragraph" w:styleId="Heading4">
    <w:name w:val="heading 4"/>
    <w:basedOn w:val="Normal"/>
    <w:next w:val="Normal"/>
    <w:link w:val="Heading4Char"/>
    <w:uiPriority w:val="9"/>
    <w:semiHidden/>
    <w:unhideWhenUsed/>
    <w:qFormat/>
    <w:rsid w:val="004B50B5"/>
    <w:pPr>
      <w:keepNext/>
      <w:numPr>
        <w:ilvl w:val="3"/>
        <w:numId w:val="14"/>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4B50B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B50B5"/>
    <w:pPr>
      <w:numPr>
        <w:ilvl w:val="5"/>
        <w:numId w:val="14"/>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4B50B5"/>
    <w:pPr>
      <w:numPr>
        <w:ilvl w:val="6"/>
        <w:numId w:val="14"/>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B50B5"/>
    <w:pPr>
      <w:numPr>
        <w:ilvl w:val="7"/>
        <w:numId w:val="14"/>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B50B5"/>
    <w:pPr>
      <w:numPr>
        <w:ilvl w:val="8"/>
        <w:numId w:val="14"/>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0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32A"/>
    <w:rPr>
      <w:rFonts w:ascii="Tahoma" w:hAnsi="Tahoma" w:cs="Tahoma"/>
      <w:sz w:val="16"/>
      <w:szCs w:val="16"/>
    </w:rPr>
  </w:style>
  <w:style w:type="paragraph" w:styleId="Header">
    <w:name w:val="header"/>
    <w:basedOn w:val="Normal"/>
    <w:link w:val="HeaderChar"/>
    <w:uiPriority w:val="99"/>
    <w:unhideWhenUsed/>
    <w:rsid w:val="00530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032A"/>
  </w:style>
  <w:style w:type="paragraph" w:styleId="Footer">
    <w:name w:val="footer"/>
    <w:basedOn w:val="Normal"/>
    <w:link w:val="FooterChar"/>
    <w:uiPriority w:val="99"/>
    <w:unhideWhenUsed/>
    <w:rsid w:val="00530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032A"/>
  </w:style>
  <w:style w:type="character" w:styleId="Hyperlink">
    <w:name w:val="Hyperlink"/>
    <w:basedOn w:val="DefaultParagraphFont"/>
    <w:uiPriority w:val="99"/>
    <w:unhideWhenUsed/>
    <w:rsid w:val="009C2D8E"/>
    <w:rPr>
      <w:color w:val="5F5F5F"/>
      <w:u w:val="single"/>
    </w:rPr>
  </w:style>
  <w:style w:type="paragraph" w:styleId="ListParagraph">
    <w:name w:val="List Paragraph"/>
    <w:basedOn w:val="Normal"/>
    <w:uiPriority w:val="34"/>
    <w:qFormat/>
    <w:rsid w:val="00136A07"/>
    <w:pPr>
      <w:ind w:left="720"/>
      <w:contextualSpacing/>
    </w:pPr>
  </w:style>
  <w:style w:type="paragraph" w:styleId="EndnoteText">
    <w:name w:val="endnote text"/>
    <w:basedOn w:val="Normal"/>
    <w:link w:val="EndnoteTextChar"/>
    <w:uiPriority w:val="99"/>
    <w:semiHidden/>
    <w:unhideWhenUsed/>
    <w:rsid w:val="007104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403"/>
    <w:rPr>
      <w:sz w:val="20"/>
      <w:szCs w:val="20"/>
    </w:rPr>
  </w:style>
  <w:style w:type="character" w:styleId="EndnoteReference">
    <w:name w:val="endnote reference"/>
    <w:basedOn w:val="DefaultParagraphFont"/>
    <w:uiPriority w:val="99"/>
    <w:semiHidden/>
    <w:unhideWhenUsed/>
    <w:rsid w:val="00710403"/>
    <w:rPr>
      <w:vertAlign w:val="superscript"/>
    </w:rPr>
  </w:style>
  <w:style w:type="paragraph" w:styleId="FootnoteText">
    <w:name w:val="footnote text"/>
    <w:basedOn w:val="Normal"/>
    <w:link w:val="FootnoteTextChar"/>
    <w:unhideWhenUsed/>
    <w:rsid w:val="003F2CC4"/>
    <w:pPr>
      <w:spacing w:after="0" w:line="240" w:lineRule="auto"/>
      <w:ind w:left="284" w:hanging="284"/>
    </w:pPr>
    <w:rPr>
      <w:sz w:val="16"/>
      <w:szCs w:val="20"/>
      <w:lang w:val="en-US"/>
    </w:rPr>
  </w:style>
  <w:style w:type="character" w:customStyle="1" w:styleId="FootnoteTextChar">
    <w:name w:val="Footnote Text Char"/>
    <w:basedOn w:val="DefaultParagraphFont"/>
    <w:link w:val="FootnoteText"/>
    <w:rsid w:val="003F2CC4"/>
    <w:rPr>
      <w:rFonts w:ascii="Palatino Linotype" w:hAnsi="Palatino Linotype"/>
      <w:sz w:val="16"/>
      <w:lang w:val="en-US" w:eastAsia="en-US"/>
    </w:rPr>
  </w:style>
  <w:style w:type="character" w:styleId="FootnoteReference">
    <w:name w:val="footnote reference"/>
    <w:basedOn w:val="DefaultParagraphFont"/>
    <w:unhideWhenUsed/>
    <w:rsid w:val="00776F26"/>
    <w:rPr>
      <w:vertAlign w:val="superscript"/>
    </w:rPr>
  </w:style>
  <w:style w:type="paragraph" w:customStyle="1" w:styleId="Abstract">
    <w:name w:val="Abstract"/>
    <w:basedOn w:val="Normal"/>
    <w:qFormat/>
    <w:rsid w:val="00D2443B"/>
    <w:pPr>
      <w:spacing w:after="0" w:line="360" w:lineRule="auto"/>
    </w:pPr>
    <w:rPr>
      <w:rFonts w:cs="Baskerville"/>
      <w:szCs w:val="20"/>
      <w:lang w:val="en-US"/>
    </w:rPr>
  </w:style>
  <w:style w:type="character" w:customStyle="1" w:styleId="Heading1Char">
    <w:name w:val="Heading 1 Char"/>
    <w:basedOn w:val="DefaultParagraphFont"/>
    <w:link w:val="Heading1"/>
    <w:uiPriority w:val="9"/>
    <w:rsid w:val="00954CC3"/>
    <w:rPr>
      <w:rFonts w:ascii="Arial" w:hAnsi="Arial" w:cs="Arial"/>
      <w:b/>
      <w:sz w:val="24"/>
      <w:lang w:eastAsia="en-US"/>
    </w:rPr>
  </w:style>
  <w:style w:type="paragraph" w:customStyle="1" w:styleId="NormalText">
    <w:name w:val="Normal Text"/>
    <w:basedOn w:val="Normal"/>
    <w:link w:val="NormalTextChar"/>
    <w:qFormat/>
    <w:rsid w:val="00F61877"/>
    <w:pPr>
      <w:spacing w:after="120" w:line="240" w:lineRule="auto"/>
    </w:pPr>
    <w:rPr>
      <w:rFonts w:cs="Baskerville"/>
      <w:sz w:val="20"/>
      <w:szCs w:val="20"/>
      <w:lang w:val="en-US"/>
    </w:rPr>
  </w:style>
  <w:style w:type="character" w:customStyle="1" w:styleId="Heading2Char">
    <w:name w:val="Heading 2 Char"/>
    <w:basedOn w:val="DefaultParagraphFont"/>
    <w:link w:val="Heading2"/>
    <w:uiPriority w:val="9"/>
    <w:rsid w:val="0039057D"/>
    <w:rPr>
      <w:rFonts w:ascii="Arial" w:eastAsia="Times New Roman" w:hAnsi="Arial" w:cs="Arial"/>
      <w:b/>
      <w:bCs/>
      <w:iCs/>
      <w:sz w:val="22"/>
      <w:szCs w:val="22"/>
      <w:lang w:eastAsia="en-US"/>
    </w:rPr>
  </w:style>
  <w:style w:type="character" w:customStyle="1" w:styleId="Heading3Char">
    <w:name w:val="Heading 3 Char"/>
    <w:basedOn w:val="DefaultParagraphFont"/>
    <w:link w:val="Heading3"/>
    <w:uiPriority w:val="9"/>
    <w:rsid w:val="004B50B5"/>
    <w:rPr>
      <w:rFonts w:ascii="Arial" w:eastAsia="Times New Roman" w:hAnsi="Arial" w:cs="Times New Roman"/>
      <w:bCs/>
      <w:szCs w:val="26"/>
      <w:lang w:eastAsia="en-US"/>
    </w:rPr>
  </w:style>
  <w:style w:type="character" w:customStyle="1" w:styleId="Heading4Char">
    <w:name w:val="Heading 4 Char"/>
    <w:basedOn w:val="DefaultParagraphFont"/>
    <w:link w:val="Heading4"/>
    <w:uiPriority w:val="9"/>
    <w:semiHidden/>
    <w:rsid w:val="004B50B5"/>
    <w:rPr>
      <w:rFonts w:ascii="Calibri" w:eastAsia="Times New Roman" w:hAnsi="Calibri" w:cs="Times New Roman"/>
      <w:b/>
      <w:bCs/>
      <w:sz w:val="28"/>
      <w:szCs w:val="28"/>
      <w:lang w:eastAsia="en-US"/>
    </w:rPr>
  </w:style>
  <w:style w:type="character" w:customStyle="1" w:styleId="Heading5Char">
    <w:name w:val="Heading 5 Char"/>
    <w:basedOn w:val="DefaultParagraphFont"/>
    <w:link w:val="Heading5"/>
    <w:uiPriority w:val="9"/>
    <w:semiHidden/>
    <w:rsid w:val="004B50B5"/>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uiPriority w:val="9"/>
    <w:semiHidden/>
    <w:rsid w:val="004B50B5"/>
    <w:rPr>
      <w:rFonts w:ascii="Calibri" w:eastAsia="Times New Roman" w:hAnsi="Calibri" w:cs="Times New Roman"/>
      <w:b/>
      <w:bCs/>
      <w:sz w:val="22"/>
      <w:szCs w:val="22"/>
      <w:lang w:eastAsia="en-US"/>
    </w:rPr>
  </w:style>
  <w:style w:type="character" w:customStyle="1" w:styleId="Heading7Char">
    <w:name w:val="Heading 7 Char"/>
    <w:basedOn w:val="DefaultParagraphFont"/>
    <w:link w:val="Heading7"/>
    <w:uiPriority w:val="9"/>
    <w:semiHidden/>
    <w:rsid w:val="004B50B5"/>
    <w:rPr>
      <w:rFonts w:ascii="Calibri" w:eastAsia="Times New Roman" w:hAnsi="Calibri" w:cs="Times New Roman"/>
      <w:sz w:val="24"/>
      <w:szCs w:val="24"/>
      <w:lang w:eastAsia="en-US"/>
    </w:rPr>
  </w:style>
  <w:style w:type="character" w:customStyle="1" w:styleId="Heading8Char">
    <w:name w:val="Heading 8 Char"/>
    <w:basedOn w:val="DefaultParagraphFont"/>
    <w:link w:val="Heading8"/>
    <w:uiPriority w:val="9"/>
    <w:semiHidden/>
    <w:rsid w:val="004B50B5"/>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uiPriority w:val="9"/>
    <w:semiHidden/>
    <w:rsid w:val="004B50B5"/>
    <w:rPr>
      <w:rFonts w:ascii="Cambria" w:eastAsia="Times New Roman" w:hAnsi="Cambria" w:cs="Times New Roman"/>
      <w:sz w:val="22"/>
      <w:szCs w:val="22"/>
      <w:lang w:eastAsia="en-US"/>
    </w:rPr>
  </w:style>
  <w:style w:type="paragraph" w:customStyle="1" w:styleId="FigureCaption">
    <w:name w:val="Figure Caption"/>
    <w:basedOn w:val="NormalText"/>
    <w:qFormat/>
    <w:rsid w:val="00BF6467"/>
    <w:pPr>
      <w:ind w:left="1134" w:hanging="1134"/>
    </w:pPr>
    <w:rPr>
      <w:b/>
    </w:rPr>
  </w:style>
  <w:style w:type="paragraph" w:customStyle="1" w:styleId="coversubheading">
    <w:name w:val="cover_subheading"/>
    <w:basedOn w:val="Normal"/>
    <w:rsid w:val="00C26B69"/>
    <w:pPr>
      <w:spacing w:after="0" w:line="240" w:lineRule="auto"/>
      <w:ind w:left="-539"/>
    </w:pPr>
    <w:rPr>
      <w:rFonts w:ascii="Arial" w:eastAsia="Times New Roman" w:hAnsi="Arial" w:cs="Lucida Sans Unicode"/>
      <w:color w:val="4B4E4B"/>
      <w:sz w:val="40"/>
      <w:szCs w:val="24"/>
      <w:lang w:eastAsia="bg-BG"/>
    </w:rPr>
  </w:style>
  <w:style w:type="paragraph" w:styleId="NormalWeb">
    <w:name w:val="Normal (Web)"/>
    <w:basedOn w:val="Normal"/>
    <w:uiPriority w:val="99"/>
    <w:semiHidden/>
    <w:unhideWhenUsed/>
    <w:rsid w:val="00502214"/>
    <w:pPr>
      <w:spacing w:before="100" w:beforeAutospacing="1" w:after="100" w:afterAutospacing="1" w:line="240" w:lineRule="auto"/>
    </w:pPr>
    <w:rPr>
      <w:rFonts w:ascii="Times New Roman" w:eastAsiaTheme="minorEastAsia" w:hAnsi="Times New Roman"/>
      <w:sz w:val="24"/>
      <w:szCs w:val="24"/>
      <w:lang w:eastAsia="en-GB"/>
    </w:rPr>
  </w:style>
  <w:style w:type="paragraph" w:customStyle="1" w:styleId="Reference">
    <w:name w:val="Reference"/>
    <w:basedOn w:val="Normal"/>
    <w:qFormat/>
    <w:rsid w:val="00756526"/>
    <w:pPr>
      <w:spacing w:after="120" w:line="240" w:lineRule="auto"/>
      <w:ind w:left="851" w:hanging="851"/>
    </w:pPr>
    <w:rPr>
      <w:sz w:val="20"/>
    </w:rPr>
  </w:style>
  <w:style w:type="paragraph" w:customStyle="1" w:styleId="ScenarioTitle">
    <w:name w:val="Scenario Title"/>
    <w:basedOn w:val="Heading2"/>
    <w:rsid w:val="00D31CC8"/>
    <w:pPr>
      <w:numPr>
        <w:ilvl w:val="0"/>
        <w:numId w:val="0"/>
      </w:numPr>
      <w:shd w:val="clear" w:color="auto" w:fill="E6E6E6"/>
      <w:tabs>
        <w:tab w:val="right" w:pos="9356"/>
      </w:tabs>
      <w:spacing w:before="240" w:after="0"/>
      <w:ind w:left="1418" w:hanging="1418"/>
      <w:jc w:val="both"/>
    </w:pPr>
    <w:rPr>
      <w:rFonts w:ascii="Palatino Linotype" w:hAnsi="Palatino Linotype" w:cs="Times New Roman"/>
      <w:bCs w:val="0"/>
      <w:iCs w:val="0"/>
      <w:sz w:val="24"/>
      <w:szCs w:val="20"/>
    </w:rPr>
  </w:style>
  <w:style w:type="character" w:customStyle="1" w:styleId="EventTextChar">
    <w:name w:val="Event Text Char"/>
    <w:basedOn w:val="DefaultParagraphFont"/>
    <w:link w:val="EventText"/>
    <w:locked/>
    <w:rsid w:val="00D31CC8"/>
    <w:rPr>
      <w:rFonts w:ascii="Palatino Linotype" w:eastAsia="Times New Roman" w:hAnsi="Palatino Linotype"/>
      <w:shd w:val="clear" w:color="auto" w:fill="E6E6E6"/>
      <w:lang w:eastAsia="en-US"/>
    </w:rPr>
  </w:style>
  <w:style w:type="paragraph" w:customStyle="1" w:styleId="EventText">
    <w:name w:val="Event Text"/>
    <w:basedOn w:val="Normal"/>
    <w:link w:val="EventTextChar"/>
    <w:rsid w:val="00D31CC8"/>
    <w:pPr>
      <w:shd w:val="clear" w:color="auto" w:fill="E6E6E6"/>
      <w:tabs>
        <w:tab w:val="left" w:pos="1980"/>
        <w:tab w:val="center" w:pos="7200"/>
        <w:tab w:val="center" w:pos="9000"/>
      </w:tabs>
      <w:spacing w:before="120" w:after="0" w:line="240" w:lineRule="auto"/>
      <w:jc w:val="both"/>
    </w:pPr>
    <w:rPr>
      <w:rFonts w:eastAsia="Times New Roman"/>
      <w:sz w:val="20"/>
      <w:szCs w:val="20"/>
    </w:rPr>
  </w:style>
  <w:style w:type="paragraph" w:customStyle="1" w:styleId="EventSubtitle">
    <w:name w:val="Event Subtitle"/>
    <w:basedOn w:val="EventText"/>
    <w:rsid w:val="00D31CC8"/>
    <w:rPr>
      <w:b/>
      <w:i/>
      <w:sz w:val="22"/>
    </w:rPr>
  </w:style>
  <w:style w:type="character" w:styleId="PageNumber">
    <w:name w:val="page number"/>
    <w:basedOn w:val="DefaultParagraphFont"/>
    <w:uiPriority w:val="99"/>
    <w:semiHidden/>
    <w:unhideWhenUsed/>
    <w:rsid w:val="00E21840"/>
  </w:style>
  <w:style w:type="table" w:styleId="TableGrid">
    <w:name w:val="Table Grid"/>
    <w:basedOn w:val="TableNormal"/>
    <w:uiPriority w:val="59"/>
    <w:rsid w:val="004E33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eldvalue">
    <w:name w:val="fieldvalue"/>
    <w:basedOn w:val="DefaultParagraphFont"/>
    <w:rsid w:val="005473D6"/>
  </w:style>
  <w:style w:type="paragraph" w:customStyle="1" w:styleId="Style1">
    <w:name w:val="Style1"/>
    <w:basedOn w:val="NormalText"/>
    <w:link w:val="Style1Char"/>
    <w:qFormat/>
    <w:rsid w:val="00040229"/>
    <w:pPr>
      <w:numPr>
        <w:numId w:val="33"/>
      </w:numPr>
      <w:shd w:val="clear" w:color="auto" w:fill="F2F2F2" w:themeFill="background1" w:themeFillShade="F2"/>
    </w:pPr>
    <w:rPr>
      <w:lang w:val="en-GB"/>
    </w:rPr>
  </w:style>
  <w:style w:type="character" w:customStyle="1" w:styleId="NormalTextChar">
    <w:name w:val="Normal Text Char"/>
    <w:basedOn w:val="DefaultParagraphFont"/>
    <w:link w:val="NormalText"/>
    <w:rsid w:val="00040229"/>
    <w:rPr>
      <w:rFonts w:ascii="Palatino Linotype" w:hAnsi="Palatino Linotype" w:cs="Baskerville"/>
      <w:lang w:val="en-US" w:eastAsia="en-US"/>
    </w:rPr>
  </w:style>
  <w:style w:type="character" w:customStyle="1" w:styleId="Style1Char">
    <w:name w:val="Style1 Char"/>
    <w:basedOn w:val="NormalTextChar"/>
    <w:link w:val="Style1"/>
    <w:rsid w:val="00040229"/>
    <w:rPr>
      <w:rFonts w:ascii="Palatino Linotype" w:hAnsi="Palatino Linotype" w:cs="Baskerville"/>
      <w:shd w:val="clear" w:color="auto" w:fill="F2F2F2" w:themeFill="background1" w:themeFillShade="F2"/>
      <w:lang w:val="en-US" w:eastAsia="en-US"/>
    </w:rPr>
  </w:style>
  <w:style w:type="paragraph" w:customStyle="1" w:styleId="EventTextBullets">
    <w:name w:val="Event Text Bullets"/>
    <w:basedOn w:val="EventText"/>
    <w:qFormat/>
    <w:rsid w:val="00AC1E73"/>
    <w:pPr>
      <w:numPr>
        <w:numId w:val="47"/>
      </w:numPr>
      <w:ind w:left="284" w:hanging="28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3478"/>
    <w:pPr>
      <w:spacing w:after="200" w:line="276" w:lineRule="auto"/>
    </w:pPr>
    <w:rPr>
      <w:rFonts w:ascii="Palatino Linotype" w:hAnsi="Palatino Linotype"/>
      <w:sz w:val="22"/>
      <w:szCs w:val="22"/>
      <w:lang w:eastAsia="en-US"/>
    </w:rPr>
  </w:style>
  <w:style w:type="paragraph" w:styleId="Heading1">
    <w:name w:val="heading 1"/>
    <w:basedOn w:val="Normal"/>
    <w:next w:val="Normal"/>
    <w:link w:val="Heading1Char"/>
    <w:uiPriority w:val="9"/>
    <w:qFormat/>
    <w:rsid w:val="00954CC3"/>
    <w:pPr>
      <w:numPr>
        <w:numId w:val="14"/>
      </w:numPr>
      <w:spacing w:before="360" w:after="120" w:line="240" w:lineRule="auto"/>
      <w:outlineLvl w:val="0"/>
    </w:pPr>
    <w:rPr>
      <w:rFonts w:ascii="Arial" w:hAnsi="Arial" w:cs="Arial"/>
      <w:b/>
      <w:sz w:val="24"/>
      <w:szCs w:val="20"/>
    </w:rPr>
  </w:style>
  <w:style w:type="paragraph" w:styleId="Heading2">
    <w:name w:val="heading 2"/>
    <w:basedOn w:val="Normal"/>
    <w:next w:val="Normal"/>
    <w:link w:val="Heading2Char"/>
    <w:uiPriority w:val="9"/>
    <w:unhideWhenUsed/>
    <w:qFormat/>
    <w:rsid w:val="0039057D"/>
    <w:pPr>
      <w:keepNext/>
      <w:numPr>
        <w:ilvl w:val="1"/>
        <w:numId w:val="14"/>
      </w:numPr>
      <w:spacing w:before="360" w:after="120" w:line="240" w:lineRule="auto"/>
      <w:outlineLvl w:val="1"/>
    </w:pPr>
    <w:rPr>
      <w:rFonts w:ascii="Arial" w:eastAsia="Times New Roman" w:hAnsi="Arial" w:cs="Arial"/>
      <w:b/>
      <w:bCs/>
      <w:iCs/>
    </w:rPr>
  </w:style>
  <w:style w:type="paragraph" w:styleId="Heading3">
    <w:name w:val="heading 3"/>
    <w:basedOn w:val="Normal"/>
    <w:next w:val="Normal"/>
    <w:link w:val="Heading3Char"/>
    <w:uiPriority w:val="9"/>
    <w:unhideWhenUsed/>
    <w:qFormat/>
    <w:rsid w:val="004B50B5"/>
    <w:pPr>
      <w:keepNext/>
      <w:numPr>
        <w:ilvl w:val="2"/>
        <w:numId w:val="14"/>
      </w:numPr>
      <w:spacing w:before="240" w:after="60"/>
      <w:outlineLvl w:val="2"/>
    </w:pPr>
    <w:rPr>
      <w:rFonts w:ascii="Arial" w:eastAsia="Times New Roman" w:hAnsi="Arial"/>
      <w:bCs/>
      <w:sz w:val="20"/>
      <w:szCs w:val="26"/>
    </w:rPr>
  </w:style>
  <w:style w:type="paragraph" w:styleId="Heading4">
    <w:name w:val="heading 4"/>
    <w:basedOn w:val="Normal"/>
    <w:next w:val="Normal"/>
    <w:link w:val="Heading4Char"/>
    <w:uiPriority w:val="9"/>
    <w:semiHidden/>
    <w:unhideWhenUsed/>
    <w:qFormat/>
    <w:rsid w:val="004B50B5"/>
    <w:pPr>
      <w:keepNext/>
      <w:numPr>
        <w:ilvl w:val="3"/>
        <w:numId w:val="14"/>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4B50B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B50B5"/>
    <w:pPr>
      <w:numPr>
        <w:ilvl w:val="5"/>
        <w:numId w:val="14"/>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4B50B5"/>
    <w:pPr>
      <w:numPr>
        <w:ilvl w:val="6"/>
        <w:numId w:val="14"/>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4B50B5"/>
    <w:pPr>
      <w:numPr>
        <w:ilvl w:val="7"/>
        <w:numId w:val="14"/>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4B50B5"/>
    <w:pPr>
      <w:numPr>
        <w:ilvl w:val="8"/>
        <w:numId w:val="14"/>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0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32A"/>
    <w:rPr>
      <w:rFonts w:ascii="Tahoma" w:hAnsi="Tahoma" w:cs="Tahoma"/>
      <w:sz w:val="16"/>
      <w:szCs w:val="16"/>
    </w:rPr>
  </w:style>
  <w:style w:type="paragraph" w:styleId="Header">
    <w:name w:val="header"/>
    <w:basedOn w:val="Normal"/>
    <w:link w:val="HeaderChar"/>
    <w:uiPriority w:val="99"/>
    <w:unhideWhenUsed/>
    <w:rsid w:val="00530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032A"/>
  </w:style>
  <w:style w:type="paragraph" w:styleId="Footer">
    <w:name w:val="footer"/>
    <w:basedOn w:val="Normal"/>
    <w:link w:val="FooterChar"/>
    <w:uiPriority w:val="99"/>
    <w:unhideWhenUsed/>
    <w:rsid w:val="00530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032A"/>
  </w:style>
  <w:style w:type="character" w:styleId="Hyperlink">
    <w:name w:val="Hyperlink"/>
    <w:basedOn w:val="DefaultParagraphFont"/>
    <w:uiPriority w:val="99"/>
    <w:unhideWhenUsed/>
    <w:rsid w:val="009C2D8E"/>
    <w:rPr>
      <w:color w:val="5F5F5F"/>
      <w:u w:val="single"/>
    </w:rPr>
  </w:style>
  <w:style w:type="paragraph" w:styleId="ListParagraph">
    <w:name w:val="List Paragraph"/>
    <w:basedOn w:val="Normal"/>
    <w:uiPriority w:val="34"/>
    <w:qFormat/>
    <w:rsid w:val="00136A07"/>
    <w:pPr>
      <w:ind w:left="720"/>
      <w:contextualSpacing/>
    </w:pPr>
  </w:style>
  <w:style w:type="paragraph" w:styleId="EndnoteText">
    <w:name w:val="endnote text"/>
    <w:basedOn w:val="Normal"/>
    <w:link w:val="EndnoteTextChar"/>
    <w:uiPriority w:val="99"/>
    <w:semiHidden/>
    <w:unhideWhenUsed/>
    <w:rsid w:val="0071040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0403"/>
    <w:rPr>
      <w:sz w:val="20"/>
      <w:szCs w:val="20"/>
    </w:rPr>
  </w:style>
  <w:style w:type="character" w:styleId="EndnoteReference">
    <w:name w:val="endnote reference"/>
    <w:basedOn w:val="DefaultParagraphFont"/>
    <w:uiPriority w:val="99"/>
    <w:semiHidden/>
    <w:unhideWhenUsed/>
    <w:rsid w:val="00710403"/>
    <w:rPr>
      <w:vertAlign w:val="superscript"/>
    </w:rPr>
  </w:style>
  <w:style w:type="paragraph" w:styleId="FootnoteText">
    <w:name w:val="footnote text"/>
    <w:basedOn w:val="Normal"/>
    <w:link w:val="FootnoteTextChar"/>
    <w:unhideWhenUsed/>
    <w:rsid w:val="003F2CC4"/>
    <w:pPr>
      <w:spacing w:after="0" w:line="240" w:lineRule="auto"/>
      <w:ind w:left="284" w:hanging="284"/>
    </w:pPr>
    <w:rPr>
      <w:sz w:val="16"/>
      <w:szCs w:val="20"/>
      <w:lang w:val="en-US"/>
    </w:rPr>
  </w:style>
  <w:style w:type="character" w:customStyle="1" w:styleId="FootnoteTextChar">
    <w:name w:val="Footnote Text Char"/>
    <w:basedOn w:val="DefaultParagraphFont"/>
    <w:link w:val="FootnoteText"/>
    <w:rsid w:val="003F2CC4"/>
    <w:rPr>
      <w:rFonts w:ascii="Palatino Linotype" w:hAnsi="Palatino Linotype"/>
      <w:sz w:val="16"/>
      <w:lang w:val="en-US" w:eastAsia="en-US"/>
    </w:rPr>
  </w:style>
  <w:style w:type="character" w:styleId="FootnoteReference">
    <w:name w:val="footnote reference"/>
    <w:basedOn w:val="DefaultParagraphFont"/>
    <w:unhideWhenUsed/>
    <w:rsid w:val="00776F26"/>
    <w:rPr>
      <w:vertAlign w:val="superscript"/>
    </w:rPr>
  </w:style>
  <w:style w:type="paragraph" w:customStyle="1" w:styleId="Abstract">
    <w:name w:val="Abstract"/>
    <w:basedOn w:val="Normal"/>
    <w:qFormat/>
    <w:rsid w:val="00D2443B"/>
    <w:pPr>
      <w:spacing w:after="0" w:line="360" w:lineRule="auto"/>
    </w:pPr>
    <w:rPr>
      <w:rFonts w:cs="Baskerville"/>
      <w:szCs w:val="20"/>
      <w:lang w:val="en-US"/>
    </w:rPr>
  </w:style>
  <w:style w:type="character" w:customStyle="1" w:styleId="Heading1Char">
    <w:name w:val="Heading 1 Char"/>
    <w:basedOn w:val="DefaultParagraphFont"/>
    <w:link w:val="Heading1"/>
    <w:uiPriority w:val="9"/>
    <w:rsid w:val="00954CC3"/>
    <w:rPr>
      <w:rFonts w:ascii="Arial" w:hAnsi="Arial" w:cs="Arial"/>
      <w:b/>
      <w:sz w:val="24"/>
      <w:lang w:eastAsia="en-US"/>
    </w:rPr>
  </w:style>
  <w:style w:type="paragraph" w:customStyle="1" w:styleId="NormalText">
    <w:name w:val="Normal Text"/>
    <w:basedOn w:val="Normal"/>
    <w:qFormat/>
    <w:rsid w:val="00F61877"/>
    <w:pPr>
      <w:spacing w:after="120" w:line="240" w:lineRule="auto"/>
    </w:pPr>
    <w:rPr>
      <w:rFonts w:cs="Baskerville"/>
      <w:sz w:val="20"/>
      <w:szCs w:val="20"/>
      <w:lang w:val="en-US"/>
    </w:rPr>
  </w:style>
  <w:style w:type="character" w:customStyle="1" w:styleId="Heading2Char">
    <w:name w:val="Heading 2 Char"/>
    <w:basedOn w:val="DefaultParagraphFont"/>
    <w:link w:val="Heading2"/>
    <w:uiPriority w:val="9"/>
    <w:rsid w:val="0039057D"/>
    <w:rPr>
      <w:rFonts w:ascii="Arial" w:eastAsia="Times New Roman" w:hAnsi="Arial" w:cs="Arial"/>
      <w:b/>
      <w:bCs/>
      <w:iCs/>
      <w:sz w:val="22"/>
      <w:szCs w:val="22"/>
      <w:lang w:eastAsia="en-US"/>
    </w:rPr>
  </w:style>
  <w:style w:type="character" w:customStyle="1" w:styleId="Heading3Char">
    <w:name w:val="Heading 3 Char"/>
    <w:basedOn w:val="DefaultParagraphFont"/>
    <w:link w:val="Heading3"/>
    <w:uiPriority w:val="9"/>
    <w:rsid w:val="004B50B5"/>
    <w:rPr>
      <w:rFonts w:ascii="Arial" w:eastAsia="Times New Roman" w:hAnsi="Arial" w:cs="Times New Roman"/>
      <w:bCs/>
      <w:szCs w:val="26"/>
      <w:lang w:eastAsia="en-US"/>
    </w:rPr>
  </w:style>
  <w:style w:type="character" w:customStyle="1" w:styleId="Heading4Char">
    <w:name w:val="Heading 4 Char"/>
    <w:basedOn w:val="DefaultParagraphFont"/>
    <w:link w:val="Heading4"/>
    <w:uiPriority w:val="9"/>
    <w:semiHidden/>
    <w:rsid w:val="004B50B5"/>
    <w:rPr>
      <w:rFonts w:ascii="Calibri" w:eastAsia="Times New Roman" w:hAnsi="Calibri" w:cs="Times New Roman"/>
      <w:b/>
      <w:bCs/>
      <w:sz w:val="28"/>
      <w:szCs w:val="28"/>
      <w:lang w:eastAsia="en-US"/>
    </w:rPr>
  </w:style>
  <w:style w:type="character" w:customStyle="1" w:styleId="Heading5Char">
    <w:name w:val="Heading 5 Char"/>
    <w:basedOn w:val="DefaultParagraphFont"/>
    <w:link w:val="Heading5"/>
    <w:uiPriority w:val="9"/>
    <w:semiHidden/>
    <w:rsid w:val="004B50B5"/>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uiPriority w:val="9"/>
    <w:semiHidden/>
    <w:rsid w:val="004B50B5"/>
    <w:rPr>
      <w:rFonts w:ascii="Calibri" w:eastAsia="Times New Roman" w:hAnsi="Calibri" w:cs="Times New Roman"/>
      <w:b/>
      <w:bCs/>
      <w:sz w:val="22"/>
      <w:szCs w:val="22"/>
      <w:lang w:eastAsia="en-US"/>
    </w:rPr>
  </w:style>
  <w:style w:type="character" w:customStyle="1" w:styleId="Heading7Char">
    <w:name w:val="Heading 7 Char"/>
    <w:basedOn w:val="DefaultParagraphFont"/>
    <w:link w:val="Heading7"/>
    <w:uiPriority w:val="9"/>
    <w:semiHidden/>
    <w:rsid w:val="004B50B5"/>
    <w:rPr>
      <w:rFonts w:ascii="Calibri" w:eastAsia="Times New Roman" w:hAnsi="Calibri" w:cs="Times New Roman"/>
      <w:sz w:val="24"/>
      <w:szCs w:val="24"/>
      <w:lang w:eastAsia="en-US"/>
    </w:rPr>
  </w:style>
  <w:style w:type="character" w:customStyle="1" w:styleId="Heading8Char">
    <w:name w:val="Heading 8 Char"/>
    <w:basedOn w:val="DefaultParagraphFont"/>
    <w:link w:val="Heading8"/>
    <w:uiPriority w:val="9"/>
    <w:semiHidden/>
    <w:rsid w:val="004B50B5"/>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uiPriority w:val="9"/>
    <w:semiHidden/>
    <w:rsid w:val="004B50B5"/>
    <w:rPr>
      <w:rFonts w:ascii="Cambria" w:eastAsia="Times New Roman" w:hAnsi="Cambria" w:cs="Times New Roman"/>
      <w:sz w:val="22"/>
      <w:szCs w:val="22"/>
      <w:lang w:eastAsia="en-US"/>
    </w:rPr>
  </w:style>
  <w:style w:type="paragraph" w:customStyle="1" w:styleId="FigureCaption">
    <w:name w:val="Figure Caption"/>
    <w:basedOn w:val="NormalText"/>
    <w:qFormat/>
    <w:rsid w:val="00BF6467"/>
    <w:pPr>
      <w:ind w:left="1134" w:hanging="1134"/>
    </w:pPr>
    <w:rPr>
      <w:b/>
    </w:rPr>
  </w:style>
  <w:style w:type="paragraph" w:customStyle="1" w:styleId="coversubheading">
    <w:name w:val="cover_subheading"/>
    <w:basedOn w:val="Normal"/>
    <w:rsid w:val="00C26B69"/>
    <w:pPr>
      <w:spacing w:after="0" w:line="240" w:lineRule="auto"/>
      <w:ind w:left="-539"/>
    </w:pPr>
    <w:rPr>
      <w:rFonts w:ascii="Arial" w:eastAsia="Times New Roman" w:hAnsi="Arial" w:cs="Lucida Sans Unicode"/>
      <w:color w:val="4B4E4B"/>
      <w:sz w:val="40"/>
      <w:szCs w:val="24"/>
      <w:lang w:eastAsia="bg-BG"/>
    </w:rPr>
  </w:style>
  <w:style w:type="paragraph" w:styleId="NormalWeb">
    <w:name w:val="Normal (Web)"/>
    <w:basedOn w:val="Normal"/>
    <w:uiPriority w:val="99"/>
    <w:semiHidden/>
    <w:unhideWhenUsed/>
    <w:rsid w:val="00502214"/>
    <w:pPr>
      <w:spacing w:before="100" w:beforeAutospacing="1" w:after="100" w:afterAutospacing="1" w:line="240" w:lineRule="auto"/>
    </w:pPr>
    <w:rPr>
      <w:rFonts w:ascii="Times New Roman" w:eastAsiaTheme="minorEastAsia" w:hAnsi="Times New Roman"/>
      <w:sz w:val="24"/>
      <w:szCs w:val="24"/>
      <w:lang w:eastAsia="en-GB"/>
    </w:rPr>
  </w:style>
  <w:style w:type="paragraph" w:customStyle="1" w:styleId="Reference">
    <w:name w:val="Reference"/>
    <w:basedOn w:val="Normal"/>
    <w:qFormat/>
    <w:rsid w:val="00756526"/>
    <w:pPr>
      <w:spacing w:after="120" w:line="240" w:lineRule="auto"/>
      <w:ind w:left="851" w:hanging="851"/>
    </w:pPr>
    <w:rPr>
      <w:sz w:val="20"/>
    </w:rPr>
  </w:style>
  <w:style w:type="paragraph" w:customStyle="1" w:styleId="ScenarioTitle">
    <w:name w:val="Scenario Title"/>
    <w:basedOn w:val="Heading2"/>
    <w:rsid w:val="00D31CC8"/>
    <w:pPr>
      <w:numPr>
        <w:ilvl w:val="0"/>
        <w:numId w:val="0"/>
      </w:numPr>
      <w:shd w:val="clear" w:color="auto" w:fill="E6E6E6"/>
      <w:tabs>
        <w:tab w:val="right" w:pos="9356"/>
      </w:tabs>
      <w:spacing w:before="240" w:after="0"/>
      <w:ind w:left="1418" w:hanging="1418"/>
      <w:jc w:val="both"/>
    </w:pPr>
    <w:rPr>
      <w:rFonts w:ascii="Palatino Linotype" w:hAnsi="Palatino Linotype" w:cs="Times New Roman"/>
      <w:bCs w:val="0"/>
      <w:iCs w:val="0"/>
      <w:sz w:val="24"/>
      <w:szCs w:val="20"/>
    </w:rPr>
  </w:style>
  <w:style w:type="character" w:customStyle="1" w:styleId="EventTextChar">
    <w:name w:val="Event Text Char"/>
    <w:basedOn w:val="DefaultParagraphFont"/>
    <w:link w:val="EventText"/>
    <w:locked/>
    <w:rsid w:val="00D31CC8"/>
    <w:rPr>
      <w:rFonts w:ascii="Palatino Linotype" w:eastAsia="Times New Roman" w:hAnsi="Palatino Linotype"/>
      <w:shd w:val="clear" w:color="auto" w:fill="E6E6E6"/>
      <w:lang w:eastAsia="en-US"/>
    </w:rPr>
  </w:style>
  <w:style w:type="paragraph" w:customStyle="1" w:styleId="EventText">
    <w:name w:val="Event Text"/>
    <w:basedOn w:val="Normal"/>
    <w:link w:val="EventTextChar"/>
    <w:rsid w:val="00D31CC8"/>
    <w:pPr>
      <w:shd w:val="clear" w:color="auto" w:fill="E6E6E6"/>
      <w:tabs>
        <w:tab w:val="left" w:pos="1980"/>
        <w:tab w:val="center" w:pos="7200"/>
        <w:tab w:val="center" w:pos="9000"/>
      </w:tabs>
      <w:spacing w:before="120" w:after="0" w:line="240" w:lineRule="auto"/>
      <w:jc w:val="both"/>
    </w:pPr>
    <w:rPr>
      <w:rFonts w:eastAsia="Times New Roman"/>
      <w:sz w:val="20"/>
      <w:szCs w:val="20"/>
    </w:rPr>
  </w:style>
  <w:style w:type="paragraph" w:customStyle="1" w:styleId="EventSubtitle">
    <w:name w:val="Event Subtitle"/>
    <w:basedOn w:val="EventText"/>
    <w:rsid w:val="00D31CC8"/>
    <w:rPr>
      <w:b/>
      <w:i/>
      <w:sz w:val="22"/>
    </w:rPr>
  </w:style>
  <w:style w:type="character" w:styleId="PageNumber">
    <w:name w:val="page number"/>
    <w:basedOn w:val="DefaultParagraphFont"/>
    <w:uiPriority w:val="99"/>
    <w:semiHidden/>
    <w:unhideWhenUsed/>
    <w:rsid w:val="00E21840"/>
  </w:style>
  <w:style w:type="table" w:styleId="TableGrid">
    <w:name w:val="Table Grid"/>
    <w:basedOn w:val="TableNormal"/>
    <w:uiPriority w:val="59"/>
    <w:rsid w:val="004E33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eldvalue">
    <w:name w:val="fieldvalue"/>
    <w:basedOn w:val="DefaultParagraphFont"/>
    <w:rsid w:val="005473D6"/>
  </w:style>
  <w:style w:type="paragraph" w:customStyle="1" w:styleId="Style1">
    <w:name w:val="Style1"/>
    <w:basedOn w:val="NormalText"/>
    <w:link w:val="Style1Char"/>
    <w:qFormat/>
    <w:rsid w:val="00040229"/>
    <w:pPr>
      <w:numPr>
        <w:numId w:val="33"/>
      </w:numPr>
      <w:shd w:val="clear" w:color="auto" w:fill="F2F2F2" w:themeFill="background1" w:themeFillShade="F2"/>
    </w:pPr>
    <w:rPr>
      <w:lang w:val="en-GB"/>
    </w:rPr>
  </w:style>
  <w:style w:type="character" w:customStyle="1" w:styleId="NormalTextChar">
    <w:name w:val="Normal Text Char"/>
    <w:basedOn w:val="DefaultParagraphFont"/>
    <w:link w:val="NormalText"/>
    <w:rsid w:val="00040229"/>
    <w:rPr>
      <w:rFonts w:ascii="Palatino Linotype" w:hAnsi="Palatino Linotype" w:cs="Baskerville"/>
      <w:lang w:val="en-US" w:eastAsia="en-US"/>
    </w:rPr>
  </w:style>
  <w:style w:type="character" w:customStyle="1" w:styleId="Style1Char">
    <w:name w:val="Style1 Char"/>
    <w:basedOn w:val="NormalTextChar"/>
    <w:link w:val="Style1"/>
    <w:rsid w:val="00040229"/>
    <w:rPr>
      <w:rFonts w:ascii="Palatino Linotype" w:hAnsi="Palatino Linotype" w:cs="Baskerville"/>
      <w:shd w:val="clear" w:color="auto" w:fill="F2F2F2" w:themeFill="background1" w:themeFillShade="F2"/>
      <w:lang w:val="en-US" w:eastAsia="en-US"/>
    </w:rPr>
  </w:style>
  <w:style w:type="paragraph" w:customStyle="1" w:styleId="EventTextBullets">
    <w:name w:val="Event Text Bullets"/>
    <w:basedOn w:val="EventText"/>
    <w:qFormat/>
    <w:rsid w:val="00AC1E73"/>
    <w:pPr>
      <w:numPr>
        <w:numId w:val="47"/>
      </w:numPr>
      <w:ind w:left="284" w:hanging="284"/>
    </w:pPr>
  </w:style>
</w:styles>
</file>

<file path=word/webSettings.xml><?xml version="1.0" encoding="utf-8"?>
<w:webSettings xmlns:r="http://schemas.openxmlformats.org/officeDocument/2006/relationships" xmlns:w="http://schemas.openxmlformats.org/wordprocessingml/2006/main">
  <w:divs>
    <w:div w:id="96173606">
      <w:bodyDiv w:val="1"/>
      <w:marLeft w:val="0"/>
      <w:marRight w:val="0"/>
      <w:marTop w:val="0"/>
      <w:marBottom w:val="0"/>
      <w:divBdr>
        <w:top w:val="none" w:sz="0" w:space="0" w:color="auto"/>
        <w:left w:val="none" w:sz="0" w:space="0" w:color="auto"/>
        <w:bottom w:val="none" w:sz="0" w:space="0" w:color="auto"/>
        <w:right w:val="none" w:sz="0" w:space="0" w:color="auto"/>
      </w:divBdr>
    </w:div>
    <w:div w:id="153424126">
      <w:bodyDiv w:val="1"/>
      <w:marLeft w:val="0"/>
      <w:marRight w:val="0"/>
      <w:marTop w:val="0"/>
      <w:marBottom w:val="0"/>
      <w:divBdr>
        <w:top w:val="none" w:sz="0" w:space="0" w:color="auto"/>
        <w:left w:val="none" w:sz="0" w:space="0" w:color="auto"/>
        <w:bottom w:val="none" w:sz="0" w:space="0" w:color="auto"/>
        <w:right w:val="none" w:sz="0" w:space="0" w:color="auto"/>
      </w:divBdr>
    </w:div>
    <w:div w:id="272978819">
      <w:bodyDiv w:val="1"/>
      <w:marLeft w:val="0"/>
      <w:marRight w:val="0"/>
      <w:marTop w:val="0"/>
      <w:marBottom w:val="0"/>
      <w:divBdr>
        <w:top w:val="none" w:sz="0" w:space="0" w:color="auto"/>
        <w:left w:val="none" w:sz="0" w:space="0" w:color="auto"/>
        <w:bottom w:val="none" w:sz="0" w:space="0" w:color="auto"/>
        <w:right w:val="none" w:sz="0" w:space="0" w:color="auto"/>
      </w:divBdr>
      <w:divsChild>
        <w:div w:id="1516192329">
          <w:marLeft w:val="0"/>
          <w:marRight w:val="0"/>
          <w:marTop w:val="0"/>
          <w:marBottom w:val="0"/>
          <w:divBdr>
            <w:top w:val="none" w:sz="0" w:space="0" w:color="auto"/>
            <w:left w:val="none" w:sz="0" w:space="0" w:color="auto"/>
            <w:bottom w:val="none" w:sz="0" w:space="0" w:color="auto"/>
            <w:right w:val="none" w:sz="0" w:space="0" w:color="auto"/>
          </w:divBdr>
          <w:divsChild>
            <w:div w:id="1512136573">
              <w:marLeft w:val="0"/>
              <w:marRight w:val="0"/>
              <w:marTop w:val="0"/>
              <w:marBottom w:val="0"/>
              <w:divBdr>
                <w:top w:val="none" w:sz="0" w:space="0" w:color="auto"/>
                <w:left w:val="none" w:sz="0" w:space="0" w:color="auto"/>
                <w:bottom w:val="none" w:sz="0" w:space="0" w:color="auto"/>
                <w:right w:val="none" w:sz="0" w:space="0" w:color="auto"/>
              </w:divBdr>
              <w:divsChild>
                <w:div w:id="2015984748">
                  <w:marLeft w:val="0"/>
                  <w:marRight w:val="0"/>
                  <w:marTop w:val="0"/>
                  <w:marBottom w:val="0"/>
                  <w:divBdr>
                    <w:top w:val="none" w:sz="0" w:space="0" w:color="auto"/>
                    <w:left w:val="none" w:sz="0" w:space="0" w:color="auto"/>
                    <w:bottom w:val="none" w:sz="0" w:space="0" w:color="auto"/>
                    <w:right w:val="none" w:sz="0" w:space="0" w:color="auto"/>
                  </w:divBdr>
                  <w:divsChild>
                    <w:div w:id="1292977870">
                      <w:marLeft w:val="0"/>
                      <w:marRight w:val="0"/>
                      <w:marTop w:val="0"/>
                      <w:marBottom w:val="0"/>
                      <w:divBdr>
                        <w:top w:val="single" w:sz="6" w:space="8" w:color="CCCCCC"/>
                        <w:left w:val="single" w:sz="6" w:space="8" w:color="CCCCCC"/>
                        <w:bottom w:val="single" w:sz="6" w:space="8" w:color="CCCCCC"/>
                        <w:right w:val="single" w:sz="6" w:space="8" w:color="CCCCCC"/>
                      </w:divBdr>
                      <w:divsChild>
                        <w:div w:id="332688297">
                          <w:marLeft w:val="0"/>
                          <w:marRight w:val="0"/>
                          <w:marTop w:val="0"/>
                          <w:marBottom w:val="300"/>
                          <w:divBdr>
                            <w:top w:val="none" w:sz="0" w:space="0" w:color="auto"/>
                            <w:left w:val="none" w:sz="0" w:space="0" w:color="auto"/>
                            <w:bottom w:val="none" w:sz="0" w:space="0" w:color="auto"/>
                            <w:right w:val="none" w:sz="0" w:space="0" w:color="auto"/>
                          </w:divBdr>
                          <w:divsChild>
                            <w:div w:id="366033247">
                              <w:marLeft w:val="0"/>
                              <w:marRight w:val="0"/>
                              <w:marTop w:val="180"/>
                              <w:marBottom w:val="0"/>
                              <w:divBdr>
                                <w:top w:val="none" w:sz="0" w:space="0" w:color="auto"/>
                                <w:left w:val="none" w:sz="0" w:space="0" w:color="auto"/>
                                <w:bottom w:val="none" w:sz="0" w:space="0" w:color="auto"/>
                                <w:right w:val="none" w:sz="0" w:space="0" w:color="auto"/>
                              </w:divBdr>
                              <w:divsChild>
                                <w:div w:id="576788662">
                                  <w:marLeft w:val="0"/>
                                  <w:marRight w:val="0"/>
                                  <w:marTop w:val="0"/>
                                  <w:marBottom w:val="0"/>
                                  <w:divBdr>
                                    <w:top w:val="none" w:sz="0" w:space="0" w:color="auto"/>
                                    <w:left w:val="none" w:sz="0" w:space="0" w:color="auto"/>
                                    <w:bottom w:val="none" w:sz="0" w:space="0" w:color="auto"/>
                                    <w:right w:val="none" w:sz="0" w:space="0" w:color="auto"/>
                                  </w:divBdr>
                                  <w:divsChild>
                                    <w:div w:id="1018194749">
                                      <w:marLeft w:val="0"/>
                                      <w:marRight w:val="0"/>
                                      <w:marTop w:val="0"/>
                                      <w:marBottom w:val="0"/>
                                      <w:divBdr>
                                        <w:top w:val="none" w:sz="0" w:space="0" w:color="auto"/>
                                        <w:left w:val="none" w:sz="0" w:space="0" w:color="auto"/>
                                        <w:bottom w:val="none" w:sz="0" w:space="0" w:color="auto"/>
                                        <w:right w:val="none" w:sz="0" w:space="0" w:color="auto"/>
                                      </w:divBdr>
                                      <w:divsChild>
                                        <w:div w:id="45406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061258">
      <w:bodyDiv w:val="1"/>
      <w:marLeft w:val="0"/>
      <w:marRight w:val="0"/>
      <w:marTop w:val="0"/>
      <w:marBottom w:val="0"/>
      <w:divBdr>
        <w:top w:val="none" w:sz="0" w:space="0" w:color="auto"/>
        <w:left w:val="none" w:sz="0" w:space="0" w:color="auto"/>
        <w:bottom w:val="none" w:sz="0" w:space="0" w:color="auto"/>
        <w:right w:val="none" w:sz="0" w:space="0" w:color="auto"/>
      </w:divBdr>
    </w:div>
    <w:div w:id="423647351">
      <w:bodyDiv w:val="1"/>
      <w:marLeft w:val="0"/>
      <w:marRight w:val="0"/>
      <w:marTop w:val="0"/>
      <w:marBottom w:val="0"/>
      <w:divBdr>
        <w:top w:val="none" w:sz="0" w:space="0" w:color="auto"/>
        <w:left w:val="none" w:sz="0" w:space="0" w:color="auto"/>
        <w:bottom w:val="none" w:sz="0" w:space="0" w:color="auto"/>
        <w:right w:val="none" w:sz="0" w:space="0" w:color="auto"/>
      </w:divBdr>
    </w:div>
    <w:div w:id="492184396">
      <w:bodyDiv w:val="1"/>
      <w:marLeft w:val="0"/>
      <w:marRight w:val="0"/>
      <w:marTop w:val="0"/>
      <w:marBottom w:val="0"/>
      <w:divBdr>
        <w:top w:val="none" w:sz="0" w:space="0" w:color="auto"/>
        <w:left w:val="none" w:sz="0" w:space="0" w:color="auto"/>
        <w:bottom w:val="none" w:sz="0" w:space="0" w:color="auto"/>
        <w:right w:val="none" w:sz="0" w:space="0" w:color="auto"/>
      </w:divBdr>
      <w:divsChild>
        <w:div w:id="223877006">
          <w:marLeft w:val="547"/>
          <w:marRight w:val="0"/>
          <w:marTop w:val="134"/>
          <w:marBottom w:val="0"/>
          <w:divBdr>
            <w:top w:val="none" w:sz="0" w:space="0" w:color="auto"/>
            <w:left w:val="none" w:sz="0" w:space="0" w:color="auto"/>
            <w:bottom w:val="none" w:sz="0" w:space="0" w:color="auto"/>
            <w:right w:val="none" w:sz="0" w:space="0" w:color="auto"/>
          </w:divBdr>
        </w:div>
        <w:div w:id="718237931">
          <w:marLeft w:val="547"/>
          <w:marRight w:val="0"/>
          <w:marTop w:val="134"/>
          <w:marBottom w:val="0"/>
          <w:divBdr>
            <w:top w:val="none" w:sz="0" w:space="0" w:color="auto"/>
            <w:left w:val="none" w:sz="0" w:space="0" w:color="auto"/>
            <w:bottom w:val="none" w:sz="0" w:space="0" w:color="auto"/>
            <w:right w:val="none" w:sz="0" w:space="0" w:color="auto"/>
          </w:divBdr>
        </w:div>
        <w:div w:id="40835312">
          <w:marLeft w:val="547"/>
          <w:marRight w:val="0"/>
          <w:marTop w:val="134"/>
          <w:marBottom w:val="0"/>
          <w:divBdr>
            <w:top w:val="none" w:sz="0" w:space="0" w:color="auto"/>
            <w:left w:val="none" w:sz="0" w:space="0" w:color="auto"/>
            <w:bottom w:val="none" w:sz="0" w:space="0" w:color="auto"/>
            <w:right w:val="none" w:sz="0" w:space="0" w:color="auto"/>
          </w:divBdr>
        </w:div>
        <w:div w:id="875581751">
          <w:marLeft w:val="547"/>
          <w:marRight w:val="0"/>
          <w:marTop w:val="134"/>
          <w:marBottom w:val="0"/>
          <w:divBdr>
            <w:top w:val="none" w:sz="0" w:space="0" w:color="auto"/>
            <w:left w:val="none" w:sz="0" w:space="0" w:color="auto"/>
            <w:bottom w:val="none" w:sz="0" w:space="0" w:color="auto"/>
            <w:right w:val="none" w:sz="0" w:space="0" w:color="auto"/>
          </w:divBdr>
        </w:div>
        <w:div w:id="1238519587">
          <w:marLeft w:val="547"/>
          <w:marRight w:val="0"/>
          <w:marTop w:val="134"/>
          <w:marBottom w:val="0"/>
          <w:divBdr>
            <w:top w:val="none" w:sz="0" w:space="0" w:color="auto"/>
            <w:left w:val="none" w:sz="0" w:space="0" w:color="auto"/>
            <w:bottom w:val="none" w:sz="0" w:space="0" w:color="auto"/>
            <w:right w:val="none" w:sz="0" w:space="0" w:color="auto"/>
          </w:divBdr>
        </w:div>
      </w:divsChild>
    </w:div>
    <w:div w:id="693312145">
      <w:bodyDiv w:val="1"/>
      <w:marLeft w:val="0"/>
      <w:marRight w:val="0"/>
      <w:marTop w:val="0"/>
      <w:marBottom w:val="0"/>
      <w:divBdr>
        <w:top w:val="none" w:sz="0" w:space="0" w:color="auto"/>
        <w:left w:val="none" w:sz="0" w:space="0" w:color="auto"/>
        <w:bottom w:val="none" w:sz="0" w:space="0" w:color="auto"/>
        <w:right w:val="none" w:sz="0" w:space="0" w:color="auto"/>
      </w:divBdr>
      <w:divsChild>
        <w:div w:id="460655849">
          <w:marLeft w:val="403"/>
          <w:marRight w:val="0"/>
          <w:marTop w:val="86"/>
          <w:marBottom w:val="0"/>
          <w:divBdr>
            <w:top w:val="none" w:sz="0" w:space="0" w:color="auto"/>
            <w:left w:val="none" w:sz="0" w:space="0" w:color="auto"/>
            <w:bottom w:val="none" w:sz="0" w:space="0" w:color="auto"/>
            <w:right w:val="none" w:sz="0" w:space="0" w:color="auto"/>
          </w:divBdr>
        </w:div>
        <w:div w:id="1218199198">
          <w:marLeft w:val="403"/>
          <w:marRight w:val="0"/>
          <w:marTop w:val="86"/>
          <w:marBottom w:val="0"/>
          <w:divBdr>
            <w:top w:val="none" w:sz="0" w:space="0" w:color="auto"/>
            <w:left w:val="none" w:sz="0" w:space="0" w:color="auto"/>
            <w:bottom w:val="none" w:sz="0" w:space="0" w:color="auto"/>
            <w:right w:val="none" w:sz="0" w:space="0" w:color="auto"/>
          </w:divBdr>
        </w:div>
        <w:div w:id="1071463089">
          <w:marLeft w:val="403"/>
          <w:marRight w:val="0"/>
          <w:marTop w:val="86"/>
          <w:marBottom w:val="0"/>
          <w:divBdr>
            <w:top w:val="none" w:sz="0" w:space="0" w:color="auto"/>
            <w:left w:val="none" w:sz="0" w:space="0" w:color="auto"/>
            <w:bottom w:val="none" w:sz="0" w:space="0" w:color="auto"/>
            <w:right w:val="none" w:sz="0" w:space="0" w:color="auto"/>
          </w:divBdr>
        </w:div>
      </w:divsChild>
    </w:div>
    <w:div w:id="756291488">
      <w:bodyDiv w:val="1"/>
      <w:marLeft w:val="0"/>
      <w:marRight w:val="0"/>
      <w:marTop w:val="0"/>
      <w:marBottom w:val="0"/>
      <w:divBdr>
        <w:top w:val="none" w:sz="0" w:space="0" w:color="auto"/>
        <w:left w:val="none" w:sz="0" w:space="0" w:color="auto"/>
        <w:bottom w:val="none" w:sz="0" w:space="0" w:color="auto"/>
        <w:right w:val="none" w:sz="0" w:space="0" w:color="auto"/>
      </w:divBdr>
    </w:div>
    <w:div w:id="766926437">
      <w:bodyDiv w:val="1"/>
      <w:marLeft w:val="0"/>
      <w:marRight w:val="0"/>
      <w:marTop w:val="0"/>
      <w:marBottom w:val="0"/>
      <w:divBdr>
        <w:top w:val="none" w:sz="0" w:space="0" w:color="auto"/>
        <w:left w:val="none" w:sz="0" w:space="0" w:color="auto"/>
        <w:bottom w:val="none" w:sz="0" w:space="0" w:color="auto"/>
        <w:right w:val="none" w:sz="0" w:space="0" w:color="auto"/>
      </w:divBdr>
    </w:div>
    <w:div w:id="785736864">
      <w:bodyDiv w:val="1"/>
      <w:marLeft w:val="0"/>
      <w:marRight w:val="0"/>
      <w:marTop w:val="0"/>
      <w:marBottom w:val="0"/>
      <w:divBdr>
        <w:top w:val="none" w:sz="0" w:space="0" w:color="auto"/>
        <w:left w:val="none" w:sz="0" w:space="0" w:color="auto"/>
        <w:bottom w:val="none" w:sz="0" w:space="0" w:color="auto"/>
        <w:right w:val="none" w:sz="0" w:space="0" w:color="auto"/>
      </w:divBdr>
      <w:divsChild>
        <w:div w:id="1678922482">
          <w:marLeft w:val="547"/>
          <w:marRight w:val="0"/>
          <w:marTop w:val="106"/>
          <w:marBottom w:val="0"/>
          <w:divBdr>
            <w:top w:val="none" w:sz="0" w:space="0" w:color="auto"/>
            <w:left w:val="none" w:sz="0" w:space="0" w:color="auto"/>
            <w:bottom w:val="none" w:sz="0" w:space="0" w:color="auto"/>
            <w:right w:val="none" w:sz="0" w:space="0" w:color="auto"/>
          </w:divBdr>
        </w:div>
        <w:div w:id="989987068">
          <w:marLeft w:val="547"/>
          <w:marRight w:val="0"/>
          <w:marTop w:val="106"/>
          <w:marBottom w:val="0"/>
          <w:divBdr>
            <w:top w:val="none" w:sz="0" w:space="0" w:color="auto"/>
            <w:left w:val="none" w:sz="0" w:space="0" w:color="auto"/>
            <w:bottom w:val="none" w:sz="0" w:space="0" w:color="auto"/>
            <w:right w:val="none" w:sz="0" w:space="0" w:color="auto"/>
          </w:divBdr>
        </w:div>
        <w:div w:id="1082944606">
          <w:marLeft w:val="547"/>
          <w:marRight w:val="0"/>
          <w:marTop w:val="106"/>
          <w:marBottom w:val="0"/>
          <w:divBdr>
            <w:top w:val="none" w:sz="0" w:space="0" w:color="auto"/>
            <w:left w:val="none" w:sz="0" w:space="0" w:color="auto"/>
            <w:bottom w:val="none" w:sz="0" w:space="0" w:color="auto"/>
            <w:right w:val="none" w:sz="0" w:space="0" w:color="auto"/>
          </w:divBdr>
        </w:div>
        <w:div w:id="2031175537">
          <w:marLeft w:val="547"/>
          <w:marRight w:val="0"/>
          <w:marTop w:val="106"/>
          <w:marBottom w:val="0"/>
          <w:divBdr>
            <w:top w:val="none" w:sz="0" w:space="0" w:color="auto"/>
            <w:left w:val="none" w:sz="0" w:space="0" w:color="auto"/>
            <w:bottom w:val="none" w:sz="0" w:space="0" w:color="auto"/>
            <w:right w:val="none" w:sz="0" w:space="0" w:color="auto"/>
          </w:divBdr>
        </w:div>
        <w:div w:id="1649820103">
          <w:marLeft w:val="547"/>
          <w:marRight w:val="0"/>
          <w:marTop w:val="106"/>
          <w:marBottom w:val="0"/>
          <w:divBdr>
            <w:top w:val="none" w:sz="0" w:space="0" w:color="auto"/>
            <w:left w:val="none" w:sz="0" w:space="0" w:color="auto"/>
            <w:bottom w:val="none" w:sz="0" w:space="0" w:color="auto"/>
            <w:right w:val="none" w:sz="0" w:space="0" w:color="auto"/>
          </w:divBdr>
        </w:div>
        <w:div w:id="382218911">
          <w:marLeft w:val="547"/>
          <w:marRight w:val="0"/>
          <w:marTop w:val="106"/>
          <w:marBottom w:val="0"/>
          <w:divBdr>
            <w:top w:val="none" w:sz="0" w:space="0" w:color="auto"/>
            <w:left w:val="none" w:sz="0" w:space="0" w:color="auto"/>
            <w:bottom w:val="none" w:sz="0" w:space="0" w:color="auto"/>
            <w:right w:val="none" w:sz="0" w:space="0" w:color="auto"/>
          </w:divBdr>
        </w:div>
        <w:div w:id="135031909">
          <w:marLeft w:val="547"/>
          <w:marRight w:val="0"/>
          <w:marTop w:val="106"/>
          <w:marBottom w:val="0"/>
          <w:divBdr>
            <w:top w:val="none" w:sz="0" w:space="0" w:color="auto"/>
            <w:left w:val="none" w:sz="0" w:space="0" w:color="auto"/>
            <w:bottom w:val="none" w:sz="0" w:space="0" w:color="auto"/>
            <w:right w:val="none" w:sz="0" w:space="0" w:color="auto"/>
          </w:divBdr>
        </w:div>
        <w:div w:id="2062240944">
          <w:marLeft w:val="547"/>
          <w:marRight w:val="0"/>
          <w:marTop w:val="106"/>
          <w:marBottom w:val="0"/>
          <w:divBdr>
            <w:top w:val="none" w:sz="0" w:space="0" w:color="auto"/>
            <w:left w:val="none" w:sz="0" w:space="0" w:color="auto"/>
            <w:bottom w:val="none" w:sz="0" w:space="0" w:color="auto"/>
            <w:right w:val="none" w:sz="0" w:space="0" w:color="auto"/>
          </w:divBdr>
        </w:div>
        <w:div w:id="242181168">
          <w:marLeft w:val="547"/>
          <w:marRight w:val="0"/>
          <w:marTop w:val="106"/>
          <w:marBottom w:val="0"/>
          <w:divBdr>
            <w:top w:val="none" w:sz="0" w:space="0" w:color="auto"/>
            <w:left w:val="none" w:sz="0" w:space="0" w:color="auto"/>
            <w:bottom w:val="none" w:sz="0" w:space="0" w:color="auto"/>
            <w:right w:val="none" w:sz="0" w:space="0" w:color="auto"/>
          </w:divBdr>
        </w:div>
        <w:div w:id="729228485">
          <w:marLeft w:val="547"/>
          <w:marRight w:val="0"/>
          <w:marTop w:val="106"/>
          <w:marBottom w:val="0"/>
          <w:divBdr>
            <w:top w:val="none" w:sz="0" w:space="0" w:color="auto"/>
            <w:left w:val="none" w:sz="0" w:space="0" w:color="auto"/>
            <w:bottom w:val="none" w:sz="0" w:space="0" w:color="auto"/>
            <w:right w:val="none" w:sz="0" w:space="0" w:color="auto"/>
          </w:divBdr>
        </w:div>
      </w:divsChild>
    </w:div>
    <w:div w:id="832911246">
      <w:bodyDiv w:val="1"/>
      <w:marLeft w:val="0"/>
      <w:marRight w:val="0"/>
      <w:marTop w:val="0"/>
      <w:marBottom w:val="0"/>
      <w:divBdr>
        <w:top w:val="none" w:sz="0" w:space="0" w:color="auto"/>
        <w:left w:val="none" w:sz="0" w:space="0" w:color="auto"/>
        <w:bottom w:val="none" w:sz="0" w:space="0" w:color="auto"/>
        <w:right w:val="none" w:sz="0" w:space="0" w:color="auto"/>
      </w:divBdr>
    </w:div>
    <w:div w:id="868835242">
      <w:bodyDiv w:val="1"/>
      <w:marLeft w:val="0"/>
      <w:marRight w:val="0"/>
      <w:marTop w:val="0"/>
      <w:marBottom w:val="0"/>
      <w:divBdr>
        <w:top w:val="none" w:sz="0" w:space="0" w:color="auto"/>
        <w:left w:val="none" w:sz="0" w:space="0" w:color="auto"/>
        <w:bottom w:val="none" w:sz="0" w:space="0" w:color="auto"/>
        <w:right w:val="none" w:sz="0" w:space="0" w:color="auto"/>
      </w:divBdr>
    </w:div>
    <w:div w:id="881865503">
      <w:bodyDiv w:val="1"/>
      <w:marLeft w:val="0"/>
      <w:marRight w:val="0"/>
      <w:marTop w:val="0"/>
      <w:marBottom w:val="0"/>
      <w:divBdr>
        <w:top w:val="none" w:sz="0" w:space="0" w:color="auto"/>
        <w:left w:val="none" w:sz="0" w:space="0" w:color="auto"/>
        <w:bottom w:val="none" w:sz="0" w:space="0" w:color="auto"/>
        <w:right w:val="none" w:sz="0" w:space="0" w:color="auto"/>
      </w:divBdr>
      <w:divsChild>
        <w:div w:id="1368532319">
          <w:marLeft w:val="0"/>
          <w:marRight w:val="0"/>
          <w:marTop w:val="0"/>
          <w:marBottom w:val="0"/>
          <w:divBdr>
            <w:top w:val="none" w:sz="0" w:space="0" w:color="auto"/>
            <w:left w:val="none" w:sz="0" w:space="0" w:color="auto"/>
            <w:bottom w:val="none" w:sz="0" w:space="0" w:color="auto"/>
            <w:right w:val="none" w:sz="0" w:space="0" w:color="auto"/>
          </w:divBdr>
          <w:divsChild>
            <w:div w:id="1535843872">
              <w:marLeft w:val="0"/>
              <w:marRight w:val="0"/>
              <w:marTop w:val="0"/>
              <w:marBottom w:val="0"/>
              <w:divBdr>
                <w:top w:val="none" w:sz="0" w:space="0" w:color="auto"/>
                <w:left w:val="none" w:sz="0" w:space="0" w:color="auto"/>
                <w:bottom w:val="none" w:sz="0" w:space="0" w:color="auto"/>
                <w:right w:val="none" w:sz="0" w:space="0" w:color="auto"/>
              </w:divBdr>
              <w:divsChild>
                <w:div w:id="981228750">
                  <w:marLeft w:val="0"/>
                  <w:marRight w:val="0"/>
                  <w:marTop w:val="0"/>
                  <w:marBottom w:val="0"/>
                  <w:divBdr>
                    <w:top w:val="none" w:sz="0" w:space="0" w:color="auto"/>
                    <w:left w:val="none" w:sz="0" w:space="0" w:color="auto"/>
                    <w:bottom w:val="none" w:sz="0" w:space="0" w:color="auto"/>
                    <w:right w:val="none" w:sz="0" w:space="0" w:color="auto"/>
                  </w:divBdr>
                  <w:divsChild>
                    <w:div w:id="2004117800">
                      <w:marLeft w:val="0"/>
                      <w:marRight w:val="0"/>
                      <w:marTop w:val="0"/>
                      <w:marBottom w:val="0"/>
                      <w:divBdr>
                        <w:top w:val="single" w:sz="6" w:space="8" w:color="CCCCCC"/>
                        <w:left w:val="single" w:sz="6" w:space="8" w:color="CCCCCC"/>
                        <w:bottom w:val="single" w:sz="6" w:space="8" w:color="CCCCCC"/>
                        <w:right w:val="single" w:sz="6" w:space="8" w:color="CCCCCC"/>
                      </w:divBdr>
                      <w:divsChild>
                        <w:div w:id="1359237926">
                          <w:marLeft w:val="0"/>
                          <w:marRight w:val="0"/>
                          <w:marTop w:val="0"/>
                          <w:marBottom w:val="300"/>
                          <w:divBdr>
                            <w:top w:val="none" w:sz="0" w:space="0" w:color="auto"/>
                            <w:left w:val="none" w:sz="0" w:space="0" w:color="auto"/>
                            <w:bottom w:val="none" w:sz="0" w:space="0" w:color="auto"/>
                            <w:right w:val="none" w:sz="0" w:space="0" w:color="auto"/>
                          </w:divBdr>
                          <w:divsChild>
                            <w:div w:id="263925982">
                              <w:marLeft w:val="0"/>
                              <w:marRight w:val="0"/>
                              <w:marTop w:val="180"/>
                              <w:marBottom w:val="0"/>
                              <w:divBdr>
                                <w:top w:val="none" w:sz="0" w:space="0" w:color="auto"/>
                                <w:left w:val="none" w:sz="0" w:space="0" w:color="auto"/>
                                <w:bottom w:val="none" w:sz="0" w:space="0" w:color="auto"/>
                                <w:right w:val="none" w:sz="0" w:space="0" w:color="auto"/>
                              </w:divBdr>
                              <w:divsChild>
                                <w:div w:id="1489899431">
                                  <w:marLeft w:val="0"/>
                                  <w:marRight w:val="0"/>
                                  <w:marTop w:val="0"/>
                                  <w:marBottom w:val="0"/>
                                  <w:divBdr>
                                    <w:top w:val="none" w:sz="0" w:space="0" w:color="auto"/>
                                    <w:left w:val="none" w:sz="0" w:space="0" w:color="auto"/>
                                    <w:bottom w:val="none" w:sz="0" w:space="0" w:color="auto"/>
                                    <w:right w:val="none" w:sz="0" w:space="0" w:color="auto"/>
                                  </w:divBdr>
                                  <w:divsChild>
                                    <w:div w:id="211616624">
                                      <w:marLeft w:val="0"/>
                                      <w:marRight w:val="0"/>
                                      <w:marTop w:val="0"/>
                                      <w:marBottom w:val="0"/>
                                      <w:divBdr>
                                        <w:top w:val="none" w:sz="0" w:space="0" w:color="auto"/>
                                        <w:left w:val="none" w:sz="0" w:space="0" w:color="auto"/>
                                        <w:bottom w:val="none" w:sz="0" w:space="0" w:color="auto"/>
                                        <w:right w:val="none" w:sz="0" w:space="0" w:color="auto"/>
                                      </w:divBdr>
                                      <w:divsChild>
                                        <w:div w:id="23134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316991">
      <w:bodyDiv w:val="1"/>
      <w:marLeft w:val="0"/>
      <w:marRight w:val="0"/>
      <w:marTop w:val="0"/>
      <w:marBottom w:val="0"/>
      <w:divBdr>
        <w:top w:val="none" w:sz="0" w:space="0" w:color="auto"/>
        <w:left w:val="none" w:sz="0" w:space="0" w:color="auto"/>
        <w:bottom w:val="none" w:sz="0" w:space="0" w:color="auto"/>
        <w:right w:val="none" w:sz="0" w:space="0" w:color="auto"/>
      </w:divBdr>
    </w:div>
    <w:div w:id="974607536">
      <w:bodyDiv w:val="1"/>
      <w:marLeft w:val="0"/>
      <w:marRight w:val="0"/>
      <w:marTop w:val="0"/>
      <w:marBottom w:val="0"/>
      <w:divBdr>
        <w:top w:val="none" w:sz="0" w:space="0" w:color="auto"/>
        <w:left w:val="none" w:sz="0" w:space="0" w:color="auto"/>
        <w:bottom w:val="none" w:sz="0" w:space="0" w:color="auto"/>
        <w:right w:val="none" w:sz="0" w:space="0" w:color="auto"/>
      </w:divBdr>
    </w:div>
    <w:div w:id="982543616">
      <w:bodyDiv w:val="1"/>
      <w:marLeft w:val="0"/>
      <w:marRight w:val="0"/>
      <w:marTop w:val="0"/>
      <w:marBottom w:val="0"/>
      <w:divBdr>
        <w:top w:val="none" w:sz="0" w:space="0" w:color="auto"/>
        <w:left w:val="none" w:sz="0" w:space="0" w:color="auto"/>
        <w:bottom w:val="none" w:sz="0" w:space="0" w:color="auto"/>
        <w:right w:val="none" w:sz="0" w:space="0" w:color="auto"/>
      </w:divBdr>
      <w:divsChild>
        <w:div w:id="132019051">
          <w:marLeft w:val="547"/>
          <w:marRight w:val="0"/>
          <w:marTop w:val="96"/>
          <w:marBottom w:val="0"/>
          <w:divBdr>
            <w:top w:val="none" w:sz="0" w:space="0" w:color="auto"/>
            <w:left w:val="none" w:sz="0" w:space="0" w:color="auto"/>
            <w:bottom w:val="none" w:sz="0" w:space="0" w:color="auto"/>
            <w:right w:val="none" w:sz="0" w:space="0" w:color="auto"/>
          </w:divBdr>
        </w:div>
        <w:div w:id="702704932">
          <w:marLeft w:val="1166"/>
          <w:marRight w:val="0"/>
          <w:marTop w:val="82"/>
          <w:marBottom w:val="0"/>
          <w:divBdr>
            <w:top w:val="none" w:sz="0" w:space="0" w:color="auto"/>
            <w:left w:val="none" w:sz="0" w:space="0" w:color="auto"/>
            <w:bottom w:val="none" w:sz="0" w:space="0" w:color="auto"/>
            <w:right w:val="none" w:sz="0" w:space="0" w:color="auto"/>
          </w:divBdr>
        </w:div>
        <w:div w:id="935672793">
          <w:marLeft w:val="1166"/>
          <w:marRight w:val="0"/>
          <w:marTop w:val="82"/>
          <w:marBottom w:val="0"/>
          <w:divBdr>
            <w:top w:val="none" w:sz="0" w:space="0" w:color="auto"/>
            <w:left w:val="none" w:sz="0" w:space="0" w:color="auto"/>
            <w:bottom w:val="none" w:sz="0" w:space="0" w:color="auto"/>
            <w:right w:val="none" w:sz="0" w:space="0" w:color="auto"/>
          </w:divBdr>
        </w:div>
        <w:div w:id="462387405">
          <w:marLeft w:val="1166"/>
          <w:marRight w:val="0"/>
          <w:marTop w:val="82"/>
          <w:marBottom w:val="0"/>
          <w:divBdr>
            <w:top w:val="none" w:sz="0" w:space="0" w:color="auto"/>
            <w:left w:val="none" w:sz="0" w:space="0" w:color="auto"/>
            <w:bottom w:val="none" w:sz="0" w:space="0" w:color="auto"/>
            <w:right w:val="none" w:sz="0" w:space="0" w:color="auto"/>
          </w:divBdr>
        </w:div>
        <w:div w:id="240335046">
          <w:marLeft w:val="1166"/>
          <w:marRight w:val="0"/>
          <w:marTop w:val="82"/>
          <w:marBottom w:val="0"/>
          <w:divBdr>
            <w:top w:val="none" w:sz="0" w:space="0" w:color="auto"/>
            <w:left w:val="none" w:sz="0" w:space="0" w:color="auto"/>
            <w:bottom w:val="none" w:sz="0" w:space="0" w:color="auto"/>
            <w:right w:val="none" w:sz="0" w:space="0" w:color="auto"/>
          </w:divBdr>
        </w:div>
        <w:div w:id="1502352264">
          <w:marLeft w:val="547"/>
          <w:marRight w:val="0"/>
          <w:marTop w:val="96"/>
          <w:marBottom w:val="0"/>
          <w:divBdr>
            <w:top w:val="none" w:sz="0" w:space="0" w:color="auto"/>
            <w:left w:val="none" w:sz="0" w:space="0" w:color="auto"/>
            <w:bottom w:val="none" w:sz="0" w:space="0" w:color="auto"/>
            <w:right w:val="none" w:sz="0" w:space="0" w:color="auto"/>
          </w:divBdr>
        </w:div>
        <w:div w:id="1724014503">
          <w:marLeft w:val="1166"/>
          <w:marRight w:val="0"/>
          <w:marTop w:val="82"/>
          <w:marBottom w:val="0"/>
          <w:divBdr>
            <w:top w:val="none" w:sz="0" w:space="0" w:color="auto"/>
            <w:left w:val="none" w:sz="0" w:space="0" w:color="auto"/>
            <w:bottom w:val="none" w:sz="0" w:space="0" w:color="auto"/>
            <w:right w:val="none" w:sz="0" w:space="0" w:color="auto"/>
          </w:divBdr>
        </w:div>
        <w:div w:id="888691427">
          <w:marLeft w:val="1166"/>
          <w:marRight w:val="0"/>
          <w:marTop w:val="82"/>
          <w:marBottom w:val="0"/>
          <w:divBdr>
            <w:top w:val="none" w:sz="0" w:space="0" w:color="auto"/>
            <w:left w:val="none" w:sz="0" w:space="0" w:color="auto"/>
            <w:bottom w:val="none" w:sz="0" w:space="0" w:color="auto"/>
            <w:right w:val="none" w:sz="0" w:space="0" w:color="auto"/>
          </w:divBdr>
        </w:div>
        <w:div w:id="1759713015">
          <w:marLeft w:val="1166"/>
          <w:marRight w:val="0"/>
          <w:marTop w:val="82"/>
          <w:marBottom w:val="0"/>
          <w:divBdr>
            <w:top w:val="none" w:sz="0" w:space="0" w:color="auto"/>
            <w:left w:val="none" w:sz="0" w:space="0" w:color="auto"/>
            <w:bottom w:val="none" w:sz="0" w:space="0" w:color="auto"/>
            <w:right w:val="none" w:sz="0" w:space="0" w:color="auto"/>
          </w:divBdr>
        </w:div>
        <w:div w:id="161966541">
          <w:marLeft w:val="547"/>
          <w:marRight w:val="0"/>
          <w:marTop w:val="96"/>
          <w:marBottom w:val="0"/>
          <w:divBdr>
            <w:top w:val="none" w:sz="0" w:space="0" w:color="auto"/>
            <w:left w:val="none" w:sz="0" w:space="0" w:color="auto"/>
            <w:bottom w:val="none" w:sz="0" w:space="0" w:color="auto"/>
            <w:right w:val="none" w:sz="0" w:space="0" w:color="auto"/>
          </w:divBdr>
        </w:div>
        <w:div w:id="1336616603">
          <w:marLeft w:val="1166"/>
          <w:marRight w:val="0"/>
          <w:marTop w:val="82"/>
          <w:marBottom w:val="0"/>
          <w:divBdr>
            <w:top w:val="none" w:sz="0" w:space="0" w:color="auto"/>
            <w:left w:val="none" w:sz="0" w:space="0" w:color="auto"/>
            <w:bottom w:val="none" w:sz="0" w:space="0" w:color="auto"/>
            <w:right w:val="none" w:sz="0" w:space="0" w:color="auto"/>
          </w:divBdr>
        </w:div>
        <w:div w:id="734008364">
          <w:marLeft w:val="1166"/>
          <w:marRight w:val="0"/>
          <w:marTop w:val="82"/>
          <w:marBottom w:val="0"/>
          <w:divBdr>
            <w:top w:val="none" w:sz="0" w:space="0" w:color="auto"/>
            <w:left w:val="none" w:sz="0" w:space="0" w:color="auto"/>
            <w:bottom w:val="none" w:sz="0" w:space="0" w:color="auto"/>
            <w:right w:val="none" w:sz="0" w:space="0" w:color="auto"/>
          </w:divBdr>
        </w:div>
        <w:div w:id="1761103255">
          <w:marLeft w:val="1166"/>
          <w:marRight w:val="0"/>
          <w:marTop w:val="82"/>
          <w:marBottom w:val="0"/>
          <w:divBdr>
            <w:top w:val="none" w:sz="0" w:space="0" w:color="auto"/>
            <w:left w:val="none" w:sz="0" w:space="0" w:color="auto"/>
            <w:bottom w:val="none" w:sz="0" w:space="0" w:color="auto"/>
            <w:right w:val="none" w:sz="0" w:space="0" w:color="auto"/>
          </w:divBdr>
        </w:div>
      </w:divsChild>
    </w:div>
    <w:div w:id="1143809769">
      <w:bodyDiv w:val="1"/>
      <w:marLeft w:val="0"/>
      <w:marRight w:val="0"/>
      <w:marTop w:val="0"/>
      <w:marBottom w:val="0"/>
      <w:divBdr>
        <w:top w:val="none" w:sz="0" w:space="0" w:color="auto"/>
        <w:left w:val="none" w:sz="0" w:space="0" w:color="auto"/>
        <w:bottom w:val="none" w:sz="0" w:space="0" w:color="auto"/>
        <w:right w:val="none" w:sz="0" w:space="0" w:color="auto"/>
      </w:divBdr>
    </w:div>
    <w:div w:id="1211958256">
      <w:bodyDiv w:val="1"/>
      <w:marLeft w:val="0"/>
      <w:marRight w:val="0"/>
      <w:marTop w:val="0"/>
      <w:marBottom w:val="0"/>
      <w:divBdr>
        <w:top w:val="none" w:sz="0" w:space="0" w:color="auto"/>
        <w:left w:val="none" w:sz="0" w:space="0" w:color="auto"/>
        <w:bottom w:val="none" w:sz="0" w:space="0" w:color="auto"/>
        <w:right w:val="none" w:sz="0" w:space="0" w:color="auto"/>
      </w:divBdr>
      <w:divsChild>
        <w:div w:id="1228762301">
          <w:marLeft w:val="547"/>
          <w:marRight w:val="0"/>
          <w:marTop w:val="0"/>
          <w:marBottom w:val="0"/>
          <w:divBdr>
            <w:top w:val="none" w:sz="0" w:space="0" w:color="auto"/>
            <w:left w:val="none" w:sz="0" w:space="0" w:color="auto"/>
            <w:bottom w:val="none" w:sz="0" w:space="0" w:color="auto"/>
            <w:right w:val="none" w:sz="0" w:space="0" w:color="auto"/>
          </w:divBdr>
        </w:div>
        <w:div w:id="990986648">
          <w:marLeft w:val="547"/>
          <w:marRight w:val="0"/>
          <w:marTop w:val="0"/>
          <w:marBottom w:val="0"/>
          <w:divBdr>
            <w:top w:val="none" w:sz="0" w:space="0" w:color="auto"/>
            <w:left w:val="none" w:sz="0" w:space="0" w:color="auto"/>
            <w:bottom w:val="none" w:sz="0" w:space="0" w:color="auto"/>
            <w:right w:val="none" w:sz="0" w:space="0" w:color="auto"/>
          </w:divBdr>
        </w:div>
        <w:div w:id="110127177">
          <w:marLeft w:val="547"/>
          <w:marRight w:val="0"/>
          <w:marTop w:val="0"/>
          <w:marBottom w:val="0"/>
          <w:divBdr>
            <w:top w:val="none" w:sz="0" w:space="0" w:color="auto"/>
            <w:left w:val="none" w:sz="0" w:space="0" w:color="auto"/>
            <w:bottom w:val="none" w:sz="0" w:space="0" w:color="auto"/>
            <w:right w:val="none" w:sz="0" w:space="0" w:color="auto"/>
          </w:divBdr>
        </w:div>
        <w:div w:id="1603606072">
          <w:marLeft w:val="547"/>
          <w:marRight w:val="0"/>
          <w:marTop w:val="0"/>
          <w:marBottom w:val="0"/>
          <w:divBdr>
            <w:top w:val="none" w:sz="0" w:space="0" w:color="auto"/>
            <w:left w:val="none" w:sz="0" w:space="0" w:color="auto"/>
            <w:bottom w:val="none" w:sz="0" w:space="0" w:color="auto"/>
            <w:right w:val="none" w:sz="0" w:space="0" w:color="auto"/>
          </w:divBdr>
        </w:div>
        <w:div w:id="2059234745">
          <w:marLeft w:val="547"/>
          <w:marRight w:val="0"/>
          <w:marTop w:val="0"/>
          <w:marBottom w:val="0"/>
          <w:divBdr>
            <w:top w:val="none" w:sz="0" w:space="0" w:color="auto"/>
            <w:left w:val="none" w:sz="0" w:space="0" w:color="auto"/>
            <w:bottom w:val="none" w:sz="0" w:space="0" w:color="auto"/>
            <w:right w:val="none" w:sz="0" w:space="0" w:color="auto"/>
          </w:divBdr>
        </w:div>
        <w:div w:id="2054696073">
          <w:marLeft w:val="547"/>
          <w:marRight w:val="0"/>
          <w:marTop w:val="0"/>
          <w:marBottom w:val="0"/>
          <w:divBdr>
            <w:top w:val="none" w:sz="0" w:space="0" w:color="auto"/>
            <w:left w:val="none" w:sz="0" w:space="0" w:color="auto"/>
            <w:bottom w:val="none" w:sz="0" w:space="0" w:color="auto"/>
            <w:right w:val="none" w:sz="0" w:space="0" w:color="auto"/>
          </w:divBdr>
        </w:div>
        <w:div w:id="512232395">
          <w:marLeft w:val="547"/>
          <w:marRight w:val="0"/>
          <w:marTop w:val="0"/>
          <w:marBottom w:val="0"/>
          <w:divBdr>
            <w:top w:val="none" w:sz="0" w:space="0" w:color="auto"/>
            <w:left w:val="none" w:sz="0" w:space="0" w:color="auto"/>
            <w:bottom w:val="none" w:sz="0" w:space="0" w:color="auto"/>
            <w:right w:val="none" w:sz="0" w:space="0" w:color="auto"/>
          </w:divBdr>
        </w:div>
        <w:div w:id="1747141115">
          <w:marLeft w:val="547"/>
          <w:marRight w:val="0"/>
          <w:marTop w:val="0"/>
          <w:marBottom w:val="0"/>
          <w:divBdr>
            <w:top w:val="none" w:sz="0" w:space="0" w:color="auto"/>
            <w:left w:val="none" w:sz="0" w:space="0" w:color="auto"/>
            <w:bottom w:val="none" w:sz="0" w:space="0" w:color="auto"/>
            <w:right w:val="none" w:sz="0" w:space="0" w:color="auto"/>
          </w:divBdr>
        </w:div>
        <w:div w:id="1523859508">
          <w:marLeft w:val="547"/>
          <w:marRight w:val="0"/>
          <w:marTop w:val="0"/>
          <w:marBottom w:val="0"/>
          <w:divBdr>
            <w:top w:val="none" w:sz="0" w:space="0" w:color="auto"/>
            <w:left w:val="none" w:sz="0" w:space="0" w:color="auto"/>
            <w:bottom w:val="none" w:sz="0" w:space="0" w:color="auto"/>
            <w:right w:val="none" w:sz="0" w:space="0" w:color="auto"/>
          </w:divBdr>
        </w:div>
        <w:div w:id="740711216">
          <w:marLeft w:val="547"/>
          <w:marRight w:val="0"/>
          <w:marTop w:val="0"/>
          <w:marBottom w:val="0"/>
          <w:divBdr>
            <w:top w:val="none" w:sz="0" w:space="0" w:color="auto"/>
            <w:left w:val="none" w:sz="0" w:space="0" w:color="auto"/>
            <w:bottom w:val="none" w:sz="0" w:space="0" w:color="auto"/>
            <w:right w:val="none" w:sz="0" w:space="0" w:color="auto"/>
          </w:divBdr>
        </w:div>
        <w:div w:id="1651708062">
          <w:marLeft w:val="547"/>
          <w:marRight w:val="0"/>
          <w:marTop w:val="0"/>
          <w:marBottom w:val="0"/>
          <w:divBdr>
            <w:top w:val="none" w:sz="0" w:space="0" w:color="auto"/>
            <w:left w:val="none" w:sz="0" w:space="0" w:color="auto"/>
            <w:bottom w:val="none" w:sz="0" w:space="0" w:color="auto"/>
            <w:right w:val="none" w:sz="0" w:space="0" w:color="auto"/>
          </w:divBdr>
        </w:div>
        <w:div w:id="2048599811">
          <w:marLeft w:val="547"/>
          <w:marRight w:val="0"/>
          <w:marTop w:val="0"/>
          <w:marBottom w:val="0"/>
          <w:divBdr>
            <w:top w:val="none" w:sz="0" w:space="0" w:color="auto"/>
            <w:left w:val="none" w:sz="0" w:space="0" w:color="auto"/>
            <w:bottom w:val="none" w:sz="0" w:space="0" w:color="auto"/>
            <w:right w:val="none" w:sz="0" w:space="0" w:color="auto"/>
          </w:divBdr>
        </w:div>
        <w:div w:id="680666283">
          <w:marLeft w:val="547"/>
          <w:marRight w:val="0"/>
          <w:marTop w:val="0"/>
          <w:marBottom w:val="0"/>
          <w:divBdr>
            <w:top w:val="none" w:sz="0" w:space="0" w:color="auto"/>
            <w:left w:val="none" w:sz="0" w:space="0" w:color="auto"/>
            <w:bottom w:val="none" w:sz="0" w:space="0" w:color="auto"/>
            <w:right w:val="none" w:sz="0" w:space="0" w:color="auto"/>
          </w:divBdr>
        </w:div>
      </w:divsChild>
    </w:div>
    <w:div w:id="1222330821">
      <w:bodyDiv w:val="1"/>
      <w:marLeft w:val="0"/>
      <w:marRight w:val="0"/>
      <w:marTop w:val="0"/>
      <w:marBottom w:val="0"/>
      <w:divBdr>
        <w:top w:val="none" w:sz="0" w:space="0" w:color="auto"/>
        <w:left w:val="none" w:sz="0" w:space="0" w:color="auto"/>
        <w:bottom w:val="none" w:sz="0" w:space="0" w:color="auto"/>
        <w:right w:val="none" w:sz="0" w:space="0" w:color="auto"/>
      </w:divBdr>
    </w:div>
    <w:div w:id="1296325902">
      <w:bodyDiv w:val="1"/>
      <w:marLeft w:val="0"/>
      <w:marRight w:val="0"/>
      <w:marTop w:val="0"/>
      <w:marBottom w:val="0"/>
      <w:divBdr>
        <w:top w:val="none" w:sz="0" w:space="0" w:color="auto"/>
        <w:left w:val="none" w:sz="0" w:space="0" w:color="auto"/>
        <w:bottom w:val="none" w:sz="0" w:space="0" w:color="auto"/>
        <w:right w:val="none" w:sz="0" w:space="0" w:color="auto"/>
      </w:divBdr>
    </w:div>
    <w:div w:id="1329865691">
      <w:bodyDiv w:val="1"/>
      <w:marLeft w:val="0"/>
      <w:marRight w:val="0"/>
      <w:marTop w:val="0"/>
      <w:marBottom w:val="0"/>
      <w:divBdr>
        <w:top w:val="none" w:sz="0" w:space="0" w:color="auto"/>
        <w:left w:val="none" w:sz="0" w:space="0" w:color="auto"/>
        <w:bottom w:val="none" w:sz="0" w:space="0" w:color="auto"/>
        <w:right w:val="none" w:sz="0" w:space="0" w:color="auto"/>
      </w:divBdr>
    </w:div>
    <w:div w:id="1370446621">
      <w:bodyDiv w:val="1"/>
      <w:marLeft w:val="0"/>
      <w:marRight w:val="0"/>
      <w:marTop w:val="0"/>
      <w:marBottom w:val="0"/>
      <w:divBdr>
        <w:top w:val="none" w:sz="0" w:space="0" w:color="auto"/>
        <w:left w:val="none" w:sz="0" w:space="0" w:color="auto"/>
        <w:bottom w:val="none" w:sz="0" w:space="0" w:color="auto"/>
        <w:right w:val="none" w:sz="0" w:space="0" w:color="auto"/>
      </w:divBdr>
    </w:div>
    <w:div w:id="1545749169">
      <w:bodyDiv w:val="1"/>
      <w:marLeft w:val="0"/>
      <w:marRight w:val="0"/>
      <w:marTop w:val="0"/>
      <w:marBottom w:val="0"/>
      <w:divBdr>
        <w:top w:val="none" w:sz="0" w:space="0" w:color="auto"/>
        <w:left w:val="none" w:sz="0" w:space="0" w:color="auto"/>
        <w:bottom w:val="none" w:sz="0" w:space="0" w:color="auto"/>
        <w:right w:val="none" w:sz="0" w:space="0" w:color="auto"/>
      </w:divBdr>
    </w:div>
    <w:div w:id="1668904483">
      <w:bodyDiv w:val="1"/>
      <w:marLeft w:val="0"/>
      <w:marRight w:val="0"/>
      <w:marTop w:val="0"/>
      <w:marBottom w:val="0"/>
      <w:divBdr>
        <w:top w:val="none" w:sz="0" w:space="0" w:color="auto"/>
        <w:left w:val="none" w:sz="0" w:space="0" w:color="auto"/>
        <w:bottom w:val="none" w:sz="0" w:space="0" w:color="auto"/>
        <w:right w:val="none" w:sz="0" w:space="0" w:color="auto"/>
      </w:divBdr>
      <w:divsChild>
        <w:div w:id="1343045359">
          <w:marLeft w:val="547"/>
          <w:marRight w:val="0"/>
          <w:marTop w:val="67"/>
          <w:marBottom w:val="0"/>
          <w:divBdr>
            <w:top w:val="none" w:sz="0" w:space="0" w:color="auto"/>
            <w:left w:val="none" w:sz="0" w:space="0" w:color="auto"/>
            <w:bottom w:val="none" w:sz="0" w:space="0" w:color="auto"/>
            <w:right w:val="none" w:sz="0" w:space="0" w:color="auto"/>
          </w:divBdr>
        </w:div>
        <w:div w:id="1941181017">
          <w:marLeft w:val="547"/>
          <w:marRight w:val="0"/>
          <w:marTop w:val="67"/>
          <w:marBottom w:val="0"/>
          <w:divBdr>
            <w:top w:val="none" w:sz="0" w:space="0" w:color="auto"/>
            <w:left w:val="none" w:sz="0" w:space="0" w:color="auto"/>
            <w:bottom w:val="none" w:sz="0" w:space="0" w:color="auto"/>
            <w:right w:val="none" w:sz="0" w:space="0" w:color="auto"/>
          </w:divBdr>
        </w:div>
      </w:divsChild>
    </w:div>
    <w:div w:id="1797526078">
      <w:bodyDiv w:val="1"/>
      <w:marLeft w:val="0"/>
      <w:marRight w:val="0"/>
      <w:marTop w:val="0"/>
      <w:marBottom w:val="0"/>
      <w:divBdr>
        <w:top w:val="none" w:sz="0" w:space="0" w:color="auto"/>
        <w:left w:val="none" w:sz="0" w:space="0" w:color="auto"/>
        <w:bottom w:val="none" w:sz="0" w:space="0" w:color="auto"/>
        <w:right w:val="none" w:sz="0" w:space="0" w:color="auto"/>
      </w:divBdr>
      <w:divsChild>
        <w:div w:id="1466116493">
          <w:marLeft w:val="547"/>
          <w:marRight w:val="0"/>
          <w:marTop w:val="67"/>
          <w:marBottom w:val="0"/>
          <w:divBdr>
            <w:top w:val="none" w:sz="0" w:space="0" w:color="auto"/>
            <w:left w:val="none" w:sz="0" w:space="0" w:color="auto"/>
            <w:bottom w:val="none" w:sz="0" w:space="0" w:color="auto"/>
            <w:right w:val="none" w:sz="0" w:space="0" w:color="auto"/>
          </w:divBdr>
        </w:div>
        <w:div w:id="626279996">
          <w:marLeft w:val="547"/>
          <w:marRight w:val="0"/>
          <w:marTop w:val="67"/>
          <w:marBottom w:val="0"/>
          <w:divBdr>
            <w:top w:val="none" w:sz="0" w:space="0" w:color="auto"/>
            <w:left w:val="none" w:sz="0" w:space="0" w:color="auto"/>
            <w:bottom w:val="none" w:sz="0" w:space="0" w:color="auto"/>
            <w:right w:val="none" w:sz="0" w:space="0" w:color="auto"/>
          </w:divBdr>
        </w:div>
        <w:div w:id="2133592971">
          <w:marLeft w:val="547"/>
          <w:marRight w:val="0"/>
          <w:marTop w:val="67"/>
          <w:marBottom w:val="0"/>
          <w:divBdr>
            <w:top w:val="none" w:sz="0" w:space="0" w:color="auto"/>
            <w:left w:val="none" w:sz="0" w:space="0" w:color="auto"/>
            <w:bottom w:val="none" w:sz="0" w:space="0" w:color="auto"/>
            <w:right w:val="none" w:sz="0" w:space="0" w:color="auto"/>
          </w:divBdr>
        </w:div>
      </w:divsChild>
    </w:div>
    <w:div w:id="1828863180">
      <w:bodyDiv w:val="1"/>
      <w:marLeft w:val="0"/>
      <w:marRight w:val="0"/>
      <w:marTop w:val="0"/>
      <w:marBottom w:val="0"/>
      <w:divBdr>
        <w:top w:val="none" w:sz="0" w:space="0" w:color="auto"/>
        <w:left w:val="none" w:sz="0" w:space="0" w:color="auto"/>
        <w:bottom w:val="none" w:sz="0" w:space="0" w:color="auto"/>
        <w:right w:val="none" w:sz="0" w:space="0" w:color="auto"/>
      </w:divBdr>
      <w:divsChild>
        <w:div w:id="2065330663">
          <w:marLeft w:val="547"/>
          <w:marRight w:val="0"/>
          <w:marTop w:val="67"/>
          <w:marBottom w:val="0"/>
          <w:divBdr>
            <w:top w:val="none" w:sz="0" w:space="0" w:color="auto"/>
            <w:left w:val="none" w:sz="0" w:space="0" w:color="auto"/>
            <w:bottom w:val="none" w:sz="0" w:space="0" w:color="auto"/>
            <w:right w:val="none" w:sz="0" w:space="0" w:color="auto"/>
          </w:divBdr>
        </w:div>
        <w:div w:id="1461612613">
          <w:marLeft w:val="547"/>
          <w:marRight w:val="0"/>
          <w:marTop w:val="67"/>
          <w:marBottom w:val="0"/>
          <w:divBdr>
            <w:top w:val="none" w:sz="0" w:space="0" w:color="auto"/>
            <w:left w:val="none" w:sz="0" w:space="0" w:color="auto"/>
            <w:bottom w:val="none" w:sz="0" w:space="0" w:color="auto"/>
            <w:right w:val="none" w:sz="0" w:space="0" w:color="auto"/>
          </w:divBdr>
        </w:div>
        <w:div w:id="781386284">
          <w:marLeft w:val="547"/>
          <w:marRight w:val="0"/>
          <w:marTop w:val="67"/>
          <w:marBottom w:val="0"/>
          <w:divBdr>
            <w:top w:val="none" w:sz="0" w:space="0" w:color="auto"/>
            <w:left w:val="none" w:sz="0" w:space="0" w:color="auto"/>
            <w:bottom w:val="none" w:sz="0" w:space="0" w:color="auto"/>
            <w:right w:val="none" w:sz="0" w:space="0" w:color="auto"/>
          </w:divBdr>
        </w:div>
        <w:div w:id="1290280690">
          <w:marLeft w:val="547"/>
          <w:marRight w:val="0"/>
          <w:marTop w:val="67"/>
          <w:marBottom w:val="0"/>
          <w:divBdr>
            <w:top w:val="none" w:sz="0" w:space="0" w:color="auto"/>
            <w:left w:val="none" w:sz="0" w:space="0" w:color="auto"/>
            <w:bottom w:val="none" w:sz="0" w:space="0" w:color="auto"/>
            <w:right w:val="none" w:sz="0" w:space="0" w:color="auto"/>
          </w:divBdr>
        </w:div>
        <w:div w:id="801194194">
          <w:marLeft w:val="547"/>
          <w:marRight w:val="0"/>
          <w:marTop w:val="67"/>
          <w:marBottom w:val="0"/>
          <w:divBdr>
            <w:top w:val="none" w:sz="0" w:space="0" w:color="auto"/>
            <w:left w:val="none" w:sz="0" w:space="0" w:color="auto"/>
            <w:bottom w:val="none" w:sz="0" w:space="0" w:color="auto"/>
            <w:right w:val="none" w:sz="0" w:space="0" w:color="auto"/>
          </w:divBdr>
        </w:div>
        <w:div w:id="1094593757">
          <w:marLeft w:val="547"/>
          <w:marRight w:val="0"/>
          <w:marTop w:val="67"/>
          <w:marBottom w:val="0"/>
          <w:divBdr>
            <w:top w:val="none" w:sz="0" w:space="0" w:color="auto"/>
            <w:left w:val="none" w:sz="0" w:space="0" w:color="auto"/>
            <w:bottom w:val="none" w:sz="0" w:space="0" w:color="auto"/>
            <w:right w:val="none" w:sz="0" w:space="0" w:color="auto"/>
          </w:divBdr>
        </w:div>
        <w:div w:id="570849097">
          <w:marLeft w:val="547"/>
          <w:marRight w:val="0"/>
          <w:marTop w:val="67"/>
          <w:marBottom w:val="0"/>
          <w:divBdr>
            <w:top w:val="none" w:sz="0" w:space="0" w:color="auto"/>
            <w:left w:val="none" w:sz="0" w:space="0" w:color="auto"/>
            <w:bottom w:val="none" w:sz="0" w:space="0" w:color="auto"/>
            <w:right w:val="none" w:sz="0" w:space="0" w:color="auto"/>
          </w:divBdr>
        </w:div>
        <w:div w:id="1616056532">
          <w:marLeft w:val="547"/>
          <w:marRight w:val="0"/>
          <w:marTop w:val="67"/>
          <w:marBottom w:val="0"/>
          <w:divBdr>
            <w:top w:val="none" w:sz="0" w:space="0" w:color="auto"/>
            <w:left w:val="none" w:sz="0" w:space="0" w:color="auto"/>
            <w:bottom w:val="none" w:sz="0" w:space="0" w:color="auto"/>
            <w:right w:val="none" w:sz="0" w:space="0" w:color="auto"/>
          </w:divBdr>
        </w:div>
        <w:div w:id="280842325">
          <w:marLeft w:val="547"/>
          <w:marRight w:val="0"/>
          <w:marTop w:val="67"/>
          <w:marBottom w:val="0"/>
          <w:divBdr>
            <w:top w:val="none" w:sz="0" w:space="0" w:color="auto"/>
            <w:left w:val="none" w:sz="0" w:space="0" w:color="auto"/>
            <w:bottom w:val="none" w:sz="0" w:space="0" w:color="auto"/>
            <w:right w:val="none" w:sz="0" w:space="0" w:color="auto"/>
          </w:divBdr>
        </w:div>
      </w:divsChild>
    </w:div>
    <w:div w:id="2011788412">
      <w:bodyDiv w:val="1"/>
      <w:marLeft w:val="0"/>
      <w:marRight w:val="0"/>
      <w:marTop w:val="0"/>
      <w:marBottom w:val="0"/>
      <w:divBdr>
        <w:top w:val="none" w:sz="0" w:space="0" w:color="auto"/>
        <w:left w:val="none" w:sz="0" w:space="0" w:color="auto"/>
        <w:bottom w:val="none" w:sz="0" w:space="0" w:color="auto"/>
        <w:right w:val="none" w:sz="0" w:space="0" w:color="auto"/>
      </w:divBdr>
      <w:divsChild>
        <w:div w:id="1795903627">
          <w:marLeft w:val="0"/>
          <w:marRight w:val="0"/>
          <w:marTop w:val="0"/>
          <w:marBottom w:val="0"/>
          <w:divBdr>
            <w:top w:val="none" w:sz="0" w:space="0" w:color="auto"/>
            <w:left w:val="none" w:sz="0" w:space="0" w:color="auto"/>
            <w:bottom w:val="none" w:sz="0" w:space="0" w:color="auto"/>
            <w:right w:val="none" w:sz="0" w:space="0" w:color="auto"/>
          </w:divBdr>
          <w:divsChild>
            <w:div w:id="1965428479">
              <w:marLeft w:val="0"/>
              <w:marRight w:val="0"/>
              <w:marTop w:val="0"/>
              <w:marBottom w:val="0"/>
              <w:divBdr>
                <w:top w:val="none" w:sz="0" w:space="0" w:color="auto"/>
                <w:left w:val="none" w:sz="0" w:space="0" w:color="auto"/>
                <w:bottom w:val="none" w:sz="0" w:space="0" w:color="auto"/>
                <w:right w:val="none" w:sz="0" w:space="0" w:color="auto"/>
              </w:divBdr>
              <w:divsChild>
                <w:div w:id="661663290">
                  <w:marLeft w:val="0"/>
                  <w:marRight w:val="0"/>
                  <w:marTop w:val="0"/>
                  <w:marBottom w:val="0"/>
                  <w:divBdr>
                    <w:top w:val="none" w:sz="0" w:space="0" w:color="auto"/>
                    <w:left w:val="none" w:sz="0" w:space="0" w:color="auto"/>
                    <w:bottom w:val="none" w:sz="0" w:space="0" w:color="auto"/>
                    <w:right w:val="none" w:sz="0" w:space="0" w:color="auto"/>
                  </w:divBdr>
                  <w:divsChild>
                    <w:div w:id="876820995">
                      <w:marLeft w:val="0"/>
                      <w:marRight w:val="0"/>
                      <w:marTop w:val="0"/>
                      <w:marBottom w:val="0"/>
                      <w:divBdr>
                        <w:top w:val="single" w:sz="6" w:space="8" w:color="CCCCCC"/>
                        <w:left w:val="single" w:sz="6" w:space="8" w:color="CCCCCC"/>
                        <w:bottom w:val="single" w:sz="6" w:space="8" w:color="CCCCCC"/>
                        <w:right w:val="single" w:sz="6" w:space="8" w:color="CCCCCC"/>
                      </w:divBdr>
                      <w:divsChild>
                        <w:div w:id="881751076">
                          <w:marLeft w:val="0"/>
                          <w:marRight w:val="0"/>
                          <w:marTop w:val="0"/>
                          <w:marBottom w:val="300"/>
                          <w:divBdr>
                            <w:top w:val="none" w:sz="0" w:space="0" w:color="auto"/>
                            <w:left w:val="none" w:sz="0" w:space="0" w:color="auto"/>
                            <w:bottom w:val="none" w:sz="0" w:space="0" w:color="auto"/>
                            <w:right w:val="none" w:sz="0" w:space="0" w:color="auto"/>
                          </w:divBdr>
                          <w:divsChild>
                            <w:div w:id="153186844">
                              <w:marLeft w:val="0"/>
                              <w:marRight w:val="0"/>
                              <w:marTop w:val="180"/>
                              <w:marBottom w:val="0"/>
                              <w:divBdr>
                                <w:top w:val="none" w:sz="0" w:space="0" w:color="auto"/>
                                <w:left w:val="none" w:sz="0" w:space="0" w:color="auto"/>
                                <w:bottom w:val="none" w:sz="0" w:space="0" w:color="auto"/>
                                <w:right w:val="none" w:sz="0" w:space="0" w:color="auto"/>
                              </w:divBdr>
                              <w:divsChild>
                                <w:div w:id="1758935951">
                                  <w:marLeft w:val="0"/>
                                  <w:marRight w:val="0"/>
                                  <w:marTop w:val="0"/>
                                  <w:marBottom w:val="0"/>
                                  <w:divBdr>
                                    <w:top w:val="none" w:sz="0" w:space="0" w:color="auto"/>
                                    <w:left w:val="none" w:sz="0" w:space="0" w:color="auto"/>
                                    <w:bottom w:val="none" w:sz="0" w:space="0" w:color="auto"/>
                                    <w:right w:val="none" w:sz="0" w:space="0" w:color="auto"/>
                                  </w:divBdr>
                                  <w:divsChild>
                                    <w:div w:id="1854412894">
                                      <w:marLeft w:val="0"/>
                                      <w:marRight w:val="0"/>
                                      <w:marTop w:val="0"/>
                                      <w:marBottom w:val="0"/>
                                      <w:divBdr>
                                        <w:top w:val="none" w:sz="0" w:space="0" w:color="auto"/>
                                        <w:left w:val="none" w:sz="0" w:space="0" w:color="auto"/>
                                        <w:bottom w:val="none" w:sz="0" w:space="0" w:color="auto"/>
                                        <w:right w:val="none" w:sz="0" w:space="0" w:color="auto"/>
                                      </w:divBdr>
                                      <w:divsChild>
                                        <w:div w:id="12859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324419">
      <w:bodyDiv w:val="1"/>
      <w:marLeft w:val="0"/>
      <w:marRight w:val="0"/>
      <w:marTop w:val="0"/>
      <w:marBottom w:val="0"/>
      <w:divBdr>
        <w:top w:val="none" w:sz="0" w:space="0" w:color="auto"/>
        <w:left w:val="none" w:sz="0" w:space="0" w:color="auto"/>
        <w:bottom w:val="none" w:sz="0" w:space="0" w:color="auto"/>
        <w:right w:val="none" w:sz="0" w:space="0" w:color="auto"/>
      </w:divBdr>
      <w:divsChild>
        <w:div w:id="1093403759">
          <w:marLeft w:val="547"/>
          <w:marRight w:val="0"/>
          <w:marTop w:val="67"/>
          <w:marBottom w:val="0"/>
          <w:divBdr>
            <w:top w:val="none" w:sz="0" w:space="0" w:color="auto"/>
            <w:left w:val="none" w:sz="0" w:space="0" w:color="auto"/>
            <w:bottom w:val="none" w:sz="0" w:space="0" w:color="auto"/>
            <w:right w:val="none" w:sz="0" w:space="0" w:color="auto"/>
          </w:divBdr>
        </w:div>
        <w:div w:id="557395901">
          <w:marLeft w:val="547"/>
          <w:marRight w:val="0"/>
          <w:marTop w:val="67"/>
          <w:marBottom w:val="0"/>
          <w:divBdr>
            <w:top w:val="none" w:sz="0" w:space="0" w:color="auto"/>
            <w:left w:val="none" w:sz="0" w:space="0" w:color="auto"/>
            <w:bottom w:val="none" w:sz="0" w:space="0" w:color="auto"/>
            <w:right w:val="none" w:sz="0" w:space="0" w:color="auto"/>
          </w:divBdr>
        </w:div>
        <w:div w:id="104926129">
          <w:marLeft w:val="547"/>
          <w:marRight w:val="0"/>
          <w:marTop w:val="67"/>
          <w:marBottom w:val="0"/>
          <w:divBdr>
            <w:top w:val="none" w:sz="0" w:space="0" w:color="auto"/>
            <w:left w:val="none" w:sz="0" w:space="0" w:color="auto"/>
            <w:bottom w:val="none" w:sz="0" w:space="0" w:color="auto"/>
            <w:right w:val="none" w:sz="0" w:space="0" w:color="auto"/>
          </w:divBdr>
        </w:div>
        <w:div w:id="590553568">
          <w:marLeft w:val="547"/>
          <w:marRight w:val="0"/>
          <w:marTop w:val="67"/>
          <w:marBottom w:val="0"/>
          <w:divBdr>
            <w:top w:val="none" w:sz="0" w:space="0" w:color="auto"/>
            <w:left w:val="none" w:sz="0" w:space="0" w:color="auto"/>
            <w:bottom w:val="none" w:sz="0" w:space="0" w:color="auto"/>
            <w:right w:val="none" w:sz="0" w:space="0" w:color="auto"/>
          </w:divBdr>
        </w:div>
        <w:div w:id="720321484">
          <w:marLeft w:val="547"/>
          <w:marRight w:val="0"/>
          <w:marTop w:val="67"/>
          <w:marBottom w:val="0"/>
          <w:divBdr>
            <w:top w:val="none" w:sz="0" w:space="0" w:color="auto"/>
            <w:left w:val="none" w:sz="0" w:space="0" w:color="auto"/>
            <w:bottom w:val="none" w:sz="0" w:space="0" w:color="auto"/>
            <w:right w:val="none" w:sz="0" w:space="0" w:color="auto"/>
          </w:divBdr>
        </w:div>
        <w:div w:id="554389286">
          <w:marLeft w:val="547"/>
          <w:marRight w:val="0"/>
          <w:marTop w:val="67"/>
          <w:marBottom w:val="0"/>
          <w:divBdr>
            <w:top w:val="none" w:sz="0" w:space="0" w:color="auto"/>
            <w:left w:val="none" w:sz="0" w:space="0" w:color="auto"/>
            <w:bottom w:val="none" w:sz="0" w:space="0" w:color="auto"/>
            <w:right w:val="none" w:sz="0" w:space="0" w:color="auto"/>
          </w:divBdr>
        </w:div>
        <w:div w:id="302778840">
          <w:marLeft w:val="547"/>
          <w:marRight w:val="0"/>
          <w:marTop w:val="67"/>
          <w:marBottom w:val="0"/>
          <w:divBdr>
            <w:top w:val="none" w:sz="0" w:space="0" w:color="auto"/>
            <w:left w:val="none" w:sz="0" w:space="0" w:color="auto"/>
            <w:bottom w:val="none" w:sz="0" w:space="0" w:color="auto"/>
            <w:right w:val="none" w:sz="0" w:space="0" w:color="auto"/>
          </w:divBdr>
        </w:div>
        <w:div w:id="681082213">
          <w:marLeft w:val="547"/>
          <w:marRight w:val="0"/>
          <w:marTop w:val="67"/>
          <w:marBottom w:val="0"/>
          <w:divBdr>
            <w:top w:val="none" w:sz="0" w:space="0" w:color="auto"/>
            <w:left w:val="none" w:sz="0" w:space="0" w:color="auto"/>
            <w:bottom w:val="none" w:sz="0" w:space="0" w:color="auto"/>
            <w:right w:val="none" w:sz="0" w:space="0" w:color="auto"/>
          </w:divBdr>
        </w:div>
        <w:div w:id="900334732">
          <w:marLeft w:val="547"/>
          <w:marRight w:val="0"/>
          <w:marTop w:val="67"/>
          <w:marBottom w:val="0"/>
          <w:divBdr>
            <w:top w:val="none" w:sz="0" w:space="0" w:color="auto"/>
            <w:left w:val="none" w:sz="0" w:space="0" w:color="auto"/>
            <w:bottom w:val="none" w:sz="0" w:space="0" w:color="auto"/>
            <w:right w:val="none" w:sz="0" w:space="0" w:color="auto"/>
          </w:divBdr>
        </w:div>
      </w:divsChild>
    </w:div>
    <w:div w:id="2122413536">
      <w:bodyDiv w:val="1"/>
      <w:marLeft w:val="0"/>
      <w:marRight w:val="0"/>
      <w:marTop w:val="0"/>
      <w:marBottom w:val="0"/>
      <w:divBdr>
        <w:top w:val="none" w:sz="0" w:space="0" w:color="auto"/>
        <w:left w:val="none" w:sz="0" w:space="0" w:color="auto"/>
        <w:bottom w:val="none" w:sz="0" w:space="0" w:color="auto"/>
        <w:right w:val="none" w:sz="0" w:space="0" w:color="auto"/>
      </w:divBdr>
      <w:divsChild>
        <w:div w:id="1315600461">
          <w:marLeft w:val="547"/>
          <w:marRight w:val="0"/>
          <w:marTop w:val="67"/>
          <w:marBottom w:val="0"/>
          <w:divBdr>
            <w:top w:val="none" w:sz="0" w:space="0" w:color="auto"/>
            <w:left w:val="none" w:sz="0" w:space="0" w:color="auto"/>
            <w:bottom w:val="none" w:sz="0" w:space="0" w:color="auto"/>
            <w:right w:val="none" w:sz="0" w:space="0" w:color="auto"/>
          </w:divBdr>
        </w:div>
        <w:div w:id="1093624652">
          <w:marLeft w:val="547"/>
          <w:marRight w:val="0"/>
          <w:marTop w:val="67"/>
          <w:marBottom w:val="0"/>
          <w:divBdr>
            <w:top w:val="none" w:sz="0" w:space="0" w:color="auto"/>
            <w:left w:val="none" w:sz="0" w:space="0" w:color="auto"/>
            <w:bottom w:val="none" w:sz="0" w:space="0" w:color="auto"/>
            <w:right w:val="none" w:sz="0" w:space="0" w:color="auto"/>
          </w:divBdr>
        </w:div>
      </w:divsChild>
    </w:div>
    <w:div w:id="214395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www.amazon.co.uk/gp/product/0674015762/ref=oh_details_o03_s00_i00?ie=UTF8&amp;psc=1" TargetMode="External"/><Relationship Id="rId39" Type="http://schemas.openxmlformats.org/officeDocument/2006/relationships/hyperlink" Target="https://www.gov.uk/government/publications/cyber-risk-management-a-board-level-responsibility"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h71028.www7.hp.com/enterprise/downloads/software/Security%20Effectiveness%20Framework%20Study.pdf" TargetMode="External"/><Relationship Id="rId42" Type="http://schemas.openxmlformats.org/officeDocument/2006/relationships/hyperlink" Target="http://www.ponemon.org/local/upload/file/2012_US_Cost_of_Cyber_Crime_Study_FINAL6%20.pdf" TargetMode="External"/><Relationship Id="rId47" Type="http://schemas.openxmlformats.org/officeDocument/2006/relationships/hyperlink" Target="http://intelreport.mandiant.com/Mandiant_APT1_Report.pdf"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www.amazon.co.uk/gp/product/0674015762/ref=oh_details_o03_s00_i00?ie=UTF8&amp;psc=1" TargetMode="External"/><Relationship Id="rId33" Type="http://schemas.openxmlformats.org/officeDocument/2006/relationships/hyperlink" Target="http://www.lloyds.com/~/media/lloyds/reports/360/360%20digital/lloyds_360_digital_risk_report%20(2).pdf" TargetMode="External"/><Relationship Id="rId38" Type="http://schemas.openxmlformats.org/officeDocument/2006/relationships/hyperlink" Target="http://www.netdiligence.com/files/CyberClaimsStudy-2012sh.pdf" TargetMode="External"/><Relationship Id="rId46" Type="http://schemas.openxmlformats.org/officeDocument/2006/relationships/hyperlink" Target="http://weis2012.econinfosec.org/papers/Anderson_WEIS2012.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amazon.co.uk/gp/product/1849042802/ref=oh_details_o01_s00_i00?ie=UTF8&amp;psc=1" TargetMode="External"/><Relationship Id="rId41" Type="http://schemas.openxmlformats.org/officeDocument/2006/relationships/hyperlink" Target="http://www.gwu.edu/~nsarchiv/NSAEBB/NSAEBB424/docs/Cyber-06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amazon.co.uk/gp/product/0061962244/ref=oh_details_o01_s00_i02?ie=UTF8&amp;psc=1" TargetMode="External"/><Relationship Id="rId32" Type="http://schemas.openxmlformats.org/officeDocument/2006/relationships/hyperlink" Target="http://datalossdb.org/" TargetMode="External"/><Relationship Id="rId37" Type="http://schemas.openxmlformats.org/officeDocument/2006/relationships/hyperlink" Target="https://www.gov.uk/government/uploads/system/uploads/attachment_data/file/60942/THE-COST-OF-CYBER-CRIME-SUMMARY-FINAL.pdf" TargetMode="External"/><Relationship Id="rId40" Type="http://schemas.openxmlformats.org/officeDocument/2006/relationships/hyperlink" Target="http://www.enisa.europa.eu/activities/Resilience-and-CIIP/national-cyber-security-strategies-ncsss/incentives-and-barriers-of-the-cyber-insurance-market-in-europe/at_download/fullReport" TargetMode="External"/><Relationship Id="rId45" Type="http://schemas.openxmlformats.org/officeDocument/2006/relationships/hyperlink" Target="https://www.gov.uk/government/uploads/system/uploads/attachment_data/file/34593/12-1119-cyber-risk-management-board-responsibility.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amazon.co.uk/gp/product/0061962244/ref=oh_details_o01_s00_i02?ie=UTF8&amp;psc=1" TargetMode="External"/><Relationship Id="rId28" Type="http://schemas.openxmlformats.org/officeDocument/2006/relationships/hyperlink" Target="http://www.amazon.co.uk/gp/product/9730145806/ref=oh_details_o01_s01_i01?ie=UTF8&amp;psc=1" TargetMode="External"/><Relationship Id="rId36" Type="http://schemas.openxmlformats.org/officeDocument/2006/relationships/hyperlink" Target="http://www.cl.cam.ac.uk/~fms27/papers/2011-Leverett-industrial.pdf"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www.idart.sandia.gov/methodology/materials/Adversary_Modeling/SAND2007-5791.pdf" TargetMode="External"/><Relationship Id="rId44" Type="http://schemas.openxmlformats.org/officeDocument/2006/relationships/hyperlink" Target="http://www.bis.gov.uk/assets/biscore/business-sectors/docs/0-9/12-1120-10-steps-to-cyber-security-executive"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risk.jbs.cam.ac.uk" TargetMode="External"/><Relationship Id="rId22" Type="http://schemas.openxmlformats.org/officeDocument/2006/relationships/image" Target="media/image10.png"/><Relationship Id="rId27" Type="http://schemas.openxmlformats.org/officeDocument/2006/relationships/hyperlink" Target="http://www.amazon.co.uk/gp/product/9730145806/ref=oh_details_o01_s01_i01?ie=UTF8&amp;psc=1" TargetMode="External"/><Relationship Id="rId30" Type="http://schemas.openxmlformats.org/officeDocument/2006/relationships/hyperlink" Target="http://www.amazon.co.uk/gp/product/1849042802/ref=oh_details_o01_s00_i00?ie=UTF8&amp;psc=1" TargetMode="External"/><Relationship Id="rId35" Type="http://schemas.openxmlformats.org/officeDocument/2006/relationships/hyperlink" Target="http://www.sec.gov/divisions/corpfin/guidance/cfguidance-topic2.htm" TargetMode="External"/><Relationship Id="rId43" Type="http://schemas.openxmlformats.org/officeDocument/2006/relationships/hyperlink" Target="http://www.gao.gov/assets/600/590367.pdf" TargetMode="External"/><Relationship Id="rId48" Type="http://schemas.openxmlformats.org/officeDocument/2006/relationships/hyperlink" Target="http://www.oecd.org/governance/risk/46889922.pdf" TargetMode="External"/><Relationship Id="rId8" Type="http://schemas.openxmlformats.org/officeDocument/2006/relationships/image" Target="media/image1.jpe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eusprig.org/horror-stories.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drewC\Local%20Settings\Temporary%20Internet%20Files\Content.Outlook\VDWU4N83\Risk%20Centre%20Working%20Paper%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BE687E85F4ED44EADE54DD38072A3D2"/>
        <w:category>
          <w:name w:val="General"/>
          <w:gallery w:val="placeholder"/>
        </w:category>
        <w:types>
          <w:type w:val="bbPlcHdr"/>
        </w:types>
        <w:behaviors>
          <w:behavior w:val="content"/>
        </w:behaviors>
        <w:guid w:val="{E79757E2-6EFE-7147-A802-6A98E0CFA4BF}"/>
      </w:docPartPr>
      <w:docPartBody>
        <w:p w:rsidR="00DE5104" w:rsidRDefault="00DE5104" w:rsidP="00DE5104">
          <w:pPr>
            <w:pStyle w:val="2BE687E85F4ED44EADE54DD38072A3D2"/>
          </w:pPr>
          <w:r>
            <w:t>[Type text]</w:t>
          </w:r>
        </w:p>
      </w:docPartBody>
    </w:docPart>
    <w:docPart>
      <w:docPartPr>
        <w:name w:val="8F83FFC98606834B90E365C0C4803391"/>
        <w:category>
          <w:name w:val="General"/>
          <w:gallery w:val="placeholder"/>
        </w:category>
        <w:types>
          <w:type w:val="bbPlcHdr"/>
        </w:types>
        <w:behaviors>
          <w:behavior w:val="content"/>
        </w:behaviors>
        <w:guid w:val="{401FE019-5D1C-604D-8965-ABBB39CFD77A}"/>
      </w:docPartPr>
      <w:docPartBody>
        <w:p w:rsidR="00DE5104" w:rsidRDefault="00DE5104" w:rsidP="00DE5104">
          <w:pPr>
            <w:pStyle w:val="8F83FFC98606834B90E365C0C4803391"/>
          </w:pPr>
          <w:r>
            <w:t>[Type text]</w:t>
          </w:r>
        </w:p>
      </w:docPartBody>
    </w:docPart>
    <w:docPart>
      <w:docPartPr>
        <w:name w:val="1F6D47AB2741434285FF2775E14368C6"/>
        <w:category>
          <w:name w:val="General"/>
          <w:gallery w:val="placeholder"/>
        </w:category>
        <w:types>
          <w:type w:val="bbPlcHdr"/>
        </w:types>
        <w:behaviors>
          <w:behavior w:val="content"/>
        </w:behaviors>
        <w:guid w:val="{7136C47F-0ACA-5145-92D7-B9AD57378D7A}"/>
      </w:docPartPr>
      <w:docPartBody>
        <w:p w:rsidR="00DE5104" w:rsidRDefault="00DE5104" w:rsidP="00DE5104">
          <w:pPr>
            <w:pStyle w:val="1F6D47AB2741434285FF2775E14368C6"/>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Baskerville">
    <w:altName w:val="Times New Roman"/>
    <w:charset w:val="00"/>
    <w:family w:val="auto"/>
    <w:pitch w:val="variable"/>
    <w:sig w:usb0="80000063" w:usb1="00000000" w:usb2="00000000" w:usb3="00000000" w:csb0="000001FB"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5104"/>
    <w:rsid w:val="000117AC"/>
    <w:rsid w:val="000146B2"/>
    <w:rsid w:val="000439F4"/>
    <w:rsid w:val="001927BB"/>
    <w:rsid w:val="001A0A72"/>
    <w:rsid w:val="001F1616"/>
    <w:rsid w:val="00264F05"/>
    <w:rsid w:val="00272A8E"/>
    <w:rsid w:val="002F2F71"/>
    <w:rsid w:val="003D5086"/>
    <w:rsid w:val="003E0779"/>
    <w:rsid w:val="004527EF"/>
    <w:rsid w:val="00467F38"/>
    <w:rsid w:val="00546C39"/>
    <w:rsid w:val="00583111"/>
    <w:rsid w:val="00655441"/>
    <w:rsid w:val="007944E2"/>
    <w:rsid w:val="00881644"/>
    <w:rsid w:val="00990008"/>
    <w:rsid w:val="00A143AB"/>
    <w:rsid w:val="00A61FC9"/>
    <w:rsid w:val="00B63DCA"/>
    <w:rsid w:val="00D33971"/>
    <w:rsid w:val="00DE5104"/>
    <w:rsid w:val="00E35467"/>
    <w:rsid w:val="00EA7673"/>
    <w:rsid w:val="00F41901"/>
    <w:rsid w:val="00FD324F"/>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61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E687E85F4ED44EADE54DD38072A3D2">
    <w:name w:val="2BE687E85F4ED44EADE54DD38072A3D2"/>
    <w:rsid w:val="00DE5104"/>
  </w:style>
  <w:style w:type="paragraph" w:customStyle="1" w:styleId="8F83FFC98606834B90E365C0C4803391">
    <w:name w:val="8F83FFC98606834B90E365C0C4803391"/>
    <w:rsid w:val="00DE5104"/>
  </w:style>
  <w:style w:type="paragraph" w:customStyle="1" w:styleId="1F6D47AB2741434285FF2775E14368C6">
    <w:name w:val="1F6D47AB2741434285FF2775E14368C6"/>
    <w:rsid w:val="00DE5104"/>
  </w:style>
  <w:style w:type="paragraph" w:customStyle="1" w:styleId="A118C4C2839F9F44801E39BAD4F840C9">
    <w:name w:val="A118C4C2839F9F44801E39BAD4F840C9"/>
    <w:rsid w:val="00DE5104"/>
  </w:style>
  <w:style w:type="paragraph" w:customStyle="1" w:styleId="E00ACD61F06AAF43B968611CFBAA5DF2">
    <w:name w:val="E00ACD61F06AAF43B968611CFBAA5DF2"/>
    <w:rsid w:val="00DE5104"/>
  </w:style>
  <w:style w:type="paragraph" w:customStyle="1" w:styleId="45EB223CCBC3C04C84BCE957C2ABCE99">
    <w:name w:val="45EB223CCBC3C04C84BCE957C2ABCE99"/>
    <w:rsid w:val="00DE5104"/>
  </w:style>
</w:styles>
</file>

<file path=word/glossary/webSettings.xml><?xml version="1.0" encoding="utf-8"?>
<w:webSettings xmlns:r="http://schemas.openxmlformats.org/officeDocument/2006/relationships" xmlns:w="http://schemas.openxmlformats.org/wordprocessingml/2006/main">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1492E-E4FC-4C4D-8648-63A1EBA75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Risk Centre Working Paper Template.dotx</Template>
  <TotalTime>213</TotalTime>
  <Pages>20</Pages>
  <Words>8357</Words>
  <Characters>47636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Cambridge Centre for Risk Studies Working Paper Series</vt:lpstr>
    </vt:vector>
  </TitlesOfParts>
  <Company>University of Cambridge Judge Business School – Centre for Risk Studies</Company>
  <LinksUpToDate>false</LinksUpToDate>
  <CharactersWithSpaces>55882</CharactersWithSpaces>
  <SharedDoc>false</SharedDoc>
  <HLinks>
    <vt:vector size="6" baseType="variant">
      <vt:variant>
        <vt:i4>4063329</vt:i4>
      </vt:variant>
      <vt:variant>
        <vt:i4>0</vt:i4>
      </vt:variant>
      <vt:variant>
        <vt:i4>0</vt:i4>
      </vt:variant>
      <vt:variant>
        <vt:i4>5</vt:i4>
      </vt:variant>
      <vt:variant>
        <vt:lpwstr>http://www.risk.jbs.cam.ac.uk/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Cambridge Centre for Risk Studies Working Paper Series</dc:title>
  <dc:creator>AndrewC</dc:creator>
  <cp:lastModifiedBy>Ruffle</cp:lastModifiedBy>
  <cp:revision>11</cp:revision>
  <cp:lastPrinted>2013-07-31T13:03:00Z</cp:lastPrinted>
  <dcterms:created xsi:type="dcterms:W3CDTF">2013-07-31T15:29:00Z</dcterms:created>
  <dcterms:modified xsi:type="dcterms:W3CDTF">2013-08-23T15:08:00Z</dcterms:modified>
</cp:coreProperties>
</file>